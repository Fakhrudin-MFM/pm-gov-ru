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678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39"/>
        <w:gridCol w:w="4839"/>
      </w:tblGrid>
      <w:tr w:rsidR="00D1365D" w14:paraId="372977E0" w14:textId="77777777" w:rsidTr="003C7C76">
        <w:trPr>
          <w:jc w:val="center"/>
        </w:trPr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3DE20A" w14:textId="77777777" w:rsidR="00D1365D" w:rsidRDefault="00D1365D" w:rsidP="003C7C76">
            <w:pPr>
              <w:pStyle w:val="af3"/>
              <w:jc w:val="center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УТВЕРЖДАЮ:</w:t>
            </w:r>
          </w:p>
          <w:p w14:paraId="24154B2A" w14:textId="77777777" w:rsidR="00D1365D" w:rsidRDefault="00D1365D" w:rsidP="003C7C76">
            <w:pPr>
              <w:pStyle w:val="af3"/>
              <w:jc w:val="center"/>
              <w:rPr>
                <w:i w:val="0"/>
                <w:color w:val="auto"/>
              </w:rPr>
            </w:pPr>
          </w:p>
        </w:tc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F14034" w14:textId="77777777" w:rsidR="00D1365D" w:rsidRDefault="00D1365D" w:rsidP="003C7C76">
            <w:pPr>
              <w:pStyle w:val="af3"/>
              <w:jc w:val="center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УТВЕРЖДАЮ:</w:t>
            </w:r>
          </w:p>
          <w:p w14:paraId="453902B3" w14:textId="77777777" w:rsidR="00D1365D" w:rsidRDefault="00D1365D" w:rsidP="003C7C76">
            <w:pPr>
              <w:pStyle w:val="af3"/>
              <w:jc w:val="center"/>
              <w:rPr>
                <w:i w:val="0"/>
                <w:color w:val="auto"/>
              </w:rPr>
            </w:pPr>
          </w:p>
        </w:tc>
      </w:tr>
      <w:tr w:rsidR="00D1365D" w14:paraId="2F2ED6FD" w14:textId="77777777" w:rsidTr="003C7C76">
        <w:trPr>
          <w:jc w:val="center"/>
        </w:trPr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E8A6F6" w14:textId="77777777" w:rsidR="00D1365D" w:rsidRDefault="00D1365D" w:rsidP="003C7C76">
            <w:pPr>
              <w:pStyle w:val="af3"/>
              <w:jc w:val="left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Руководитель учреждения</w:t>
            </w:r>
          </w:p>
          <w:p w14:paraId="145A1C5D" w14:textId="77777777" w:rsidR="00D1365D" w:rsidRDefault="00D1365D" w:rsidP="003C7C76">
            <w:pPr>
              <w:pStyle w:val="af3"/>
              <w:jc w:val="left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ГБУ СО «СОЦИ»</w:t>
            </w:r>
          </w:p>
        </w:tc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FECBF6" w14:textId="77777777" w:rsidR="00D1365D" w:rsidRDefault="00D1365D" w:rsidP="003C7C76">
            <w:pPr>
              <w:pStyle w:val="af3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Генеральный директор</w:t>
            </w:r>
          </w:p>
          <w:p w14:paraId="4CE394B4" w14:textId="77777777" w:rsidR="00D1365D" w:rsidRDefault="00D1365D" w:rsidP="003C7C76">
            <w:pPr>
              <w:pStyle w:val="af3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ООО «ИОН ДВ»</w:t>
            </w:r>
          </w:p>
          <w:p w14:paraId="51CC8C4A" w14:textId="77777777" w:rsidR="00D1365D" w:rsidRDefault="00D1365D" w:rsidP="003C7C76">
            <w:pPr>
              <w:pStyle w:val="af3"/>
              <w:rPr>
                <w:i w:val="0"/>
                <w:color w:val="auto"/>
              </w:rPr>
            </w:pPr>
          </w:p>
        </w:tc>
      </w:tr>
      <w:tr w:rsidR="00D1365D" w14:paraId="7E59AEFD" w14:textId="77777777" w:rsidTr="003C7C76">
        <w:trPr>
          <w:trHeight w:val="210"/>
          <w:jc w:val="center"/>
        </w:trPr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FA752A" w14:textId="267DF362" w:rsidR="00D1365D" w:rsidRDefault="00D1365D" w:rsidP="0065066A">
            <w:pPr>
              <w:pStyle w:val="af3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 xml:space="preserve">_________________  </w:t>
            </w:r>
            <w:r w:rsidR="0065066A">
              <w:rPr>
                <w:i w:val="0"/>
                <w:color w:val="auto"/>
              </w:rPr>
              <w:t>Фамилия И. О</w:t>
            </w:r>
            <w:r>
              <w:rPr>
                <w:i w:val="0"/>
                <w:color w:val="auto"/>
              </w:rPr>
              <w:t>.</w:t>
            </w:r>
          </w:p>
        </w:tc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6D8A26" w14:textId="77777777" w:rsidR="00D1365D" w:rsidRDefault="00D1365D" w:rsidP="003C7C76">
            <w:pPr>
              <w:pStyle w:val="af3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__________________   Куминов А.С.</w:t>
            </w:r>
          </w:p>
        </w:tc>
      </w:tr>
      <w:tr w:rsidR="00D1365D" w14:paraId="73F32B78" w14:textId="77777777" w:rsidTr="003C7C76">
        <w:trPr>
          <w:jc w:val="center"/>
        </w:trPr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9B2249" w14:textId="77777777" w:rsidR="00D1365D" w:rsidRDefault="00D1365D" w:rsidP="003C7C76">
            <w:pPr>
              <w:pStyle w:val="af3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М.П.</w:t>
            </w:r>
          </w:p>
        </w:tc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F2675" w14:textId="77777777" w:rsidR="00D1365D" w:rsidRDefault="00D1365D" w:rsidP="003C7C76">
            <w:pPr>
              <w:pStyle w:val="af3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М.П.</w:t>
            </w:r>
          </w:p>
        </w:tc>
      </w:tr>
      <w:tr w:rsidR="00D1365D" w14:paraId="39DC7003" w14:textId="77777777" w:rsidTr="003C7C76">
        <w:trPr>
          <w:jc w:val="center"/>
        </w:trPr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D79A0C" w14:textId="77777777" w:rsidR="00D1365D" w:rsidRDefault="00D1365D" w:rsidP="003C7C76">
            <w:pPr>
              <w:pStyle w:val="af3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«____»___________________2018 г.</w:t>
            </w:r>
          </w:p>
        </w:tc>
        <w:tc>
          <w:tcPr>
            <w:tcW w:w="4839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D9727" w14:textId="77777777" w:rsidR="00D1365D" w:rsidRDefault="00D1365D" w:rsidP="003C7C76">
            <w:pPr>
              <w:pStyle w:val="af3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«____»___________________2018 г.</w:t>
            </w:r>
          </w:p>
        </w:tc>
      </w:tr>
    </w:tbl>
    <w:p w14:paraId="58C1E972" w14:textId="77777777" w:rsidR="00D1365D" w:rsidRDefault="00D1365D" w:rsidP="00D1365D">
      <w:pPr>
        <w:pStyle w:val="af3"/>
        <w:keepNext/>
        <w:keepLines/>
        <w:spacing w:before="240"/>
        <w:ind w:left="432"/>
        <w:jc w:val="left"/>
        <w:rPr>
          <w:b/>
          <w:i w:val="0"/>
          <w:caps/>
          <w:color w:val="auto"/>
          <w:lang w:eastAsia="ru-RU"/>
        </w:rPr>
      </w:pPr>
    </w:p>
    <w:p w14:paraId="2225A9C2" w14:textId="77777777" w:rsidR="00D1365D" w:rsidRDefault="00D1365D" w:rsidP="00D1365D">
      <w:pPr>
        <w:pStyle w:val="af3"/>
        <w:ind w:left="64" w:hanging="28"/>
        <w:rPr>
          <w:i w:val="0"/>
          <w:color w:val="auto"/>
        </w:rPr>
      </w:pPr>
    </w:p>
    <w:p w14:paraId="19EE4E2C" w14:textId="77777777" w:rsidR="00D1365D" w:rsidRDefault="00D1365D" w:rsidP="00D1365D">
      <w:pPr>
        <w:pStyle w:val="af3"/>
        <w:ind w:left="64" w:hanging="28"/>
        <w:rPr>
          <w:i w:val="0"/>
          <w:color w:val="auto"/>
        </w:rPr>
      </w:pPr>
    </w:p>
    <w:p w14:paraId="6639A787" w14:textId="77777777" w:rsidR="00D1365D" w:rsidRDefault="00D1365D" w:rsidP="00D1365D">
      <w:pPr>
        <w:pStyle w:val="af3"/>
        <w:ind w:left="64" w:hanging="28"/>
        <w:rPr>
          <w:i w:val="0"/>
          <w:color w:val="auto"/>
        </w:rPr>
      </w:pPr>
    </w:p>
    <w:p w14:paraId="4CDCD310" w14:textId="77777777" w:rsidR="00D1365D" w:rsidRDefault="00D1365D" w:rsidP="00D1365D">
      <w:pPr>
        <w:pStyle w:val="af3"/>
        <w:ind w:left="64" w:hanging="28"/>
        <w:rPr>
          <w:i w:val="0"/>
          <w:color w:val="auto"/>
        </w:rPr>
      </w:pPr>
    </w:p>
    <w:p w14:paraId="4E99F1AA" w14:textId="77777777" w:rsidR="00D1365D" w:rsidRDefault="00D1365D" w:rsidP="00D1365D">
      <w:pPr>
        <w:pStyle w:val="af3"/>
        <w:ind w:left="64" w:hanging="28"/>
        <w:rPr>
          <w:i w:val="0"/>
          <w:color w:val="auto"/>
        </w:rPr>
      </w:pPr>
    </w:p>
    <w:p w14:paraId="02D8F355" w14:textId="5F594724" w:rsidR="00D1365D" w:rsidRDefault="00D1365D" w:rsidP="00D1365D">
      <w:pPr>
        <w:pStyle w:val="af3"/>
        <w:jc w:val="center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Информационна</w:t>
      </w:r>
      <w:r w:rsidR="002B1281">
        <w:rPr>
          <w:i w:val="0"/>
          <w:color w:val="auto"/>
          <w:sz w:val="32"/>
          <w:szCs w:val="32"/>
        </w:rPr>
        <w:t xml:space="preserve">я система управления проектами </w:t>
      </w:r>
    </w:p>
    <w:p w14:paraId="57FBBEEC" w14:textId="77777777" w:rsidR="00D1365D" w:rsidRDefault="00D1365D" w:rsidP="00D1365D">
      <w:pPr>
        <w:pStyle w:val="af3"/>
        <w:ind w:left="64" w:hanging="28"/>
        <w:jc w:val="center"/>
        <w:rPr>
          <w:i w:val="0"/>
          <w:color w:val="auto"/>
          <w:sz w:val="32"/>
          <w:szCs w:val="32"/>
        </w:rPr>
      </w:pPr>
    </w:p>
    <w:p w14:paraId="6FD842AB" w14:textId="77777777" w:rsidR="00D1365D" w:rsidRDefault="00D1365D" w:rsidP="00D1365D">
      <w:pPr>
        <w:pStyle w:val="af3"/>
        <w:jc w:val="center"/>
        <w:rPr>
          <w:i w:val="0"/>
          <w:color w:val="auto"/>
          <w:sz w:val="32"/>
          <w:szCs w:val="32"/>
        </w:rPr>
      </w:pPr>
      <w:r>
        <w:rPr>
          <w:i w:val="0"/>
          <w:color w:val="auto"/>
          <w:sz w:val="32"/>
          <w:szCs w:val="32"/>
        </w:rPr>
        <w:t>РУКОВОДСТВО АДМИНИСТРАТОРА</w:t>
      </w:r>
    </w:p>
    <w:p w14:paraId="56829048" w14:textId="77777777" w:rsidR="00D1365D" w:rsidRDefault="00D1365D" w:rsidP="00D1365D">
      <w:pPr>
        <w:pStyle w:val="af3"/>
        <w:ind w:left="64" w:hanging="28"/>
        <w:jc w:val="center"/>
        <w:rPr>
          <w:i w:val="0"/>
          <w:color w:val="auto"/>
          <w:sz w:val="32"/>
          <w:szCs w:val="32"/>
        </w:rPr>
      </w:pPr>
    </w:p>
    <w:p w14:paraId="69E6053A" w14:textId="77777777" w:rsidR="00F4216F" w:rsidRPr="00F95AB7" w:rsidRDefault="00F4216F" w:rsidP="00F4216F">
      <w:pPr>
        <w:ind w:left="6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38637190" w14:textId="77777777" w:rsidR="00F4216F" w:rsidRPr="00F95AB7" w:rsidRDefault="00F4216F" w:rsidP="00F4216F">
      <w:pPr>
        <w:ind w:left="6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5A0885F1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14074638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761D99BF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8A0388F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5A6AFAC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46AE3EA3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25A5D54C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5F49588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731962D6" w14:textId="77777777" w:rsidR="00F4216F" w:rsidRPr="00F95AB7" w:rsidRDefault="00F4216F" w:rsidP="00F4216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2FF1A32E" w14:textId="77777777" w:rsidR="002B6031" w:rsidRPr="00D1365D" w:rsidRDefault="002B6031" w:rsidP="00D1365D">
      <w:pPr>
        <w:pStyle w:val="af3"/>
        <w:keepNext/>
        <w:keepLines/>
        <w:pageBreakBefore/>
        <w:spacing w:before="240"/>
        <w:ind w:left="-993"/>
        <w:jc w:val="center"/>
        <w:rPr>
          <w:b/>
          <w:i w:val="0"/>
          <w:caps/>
          <w:color w:val="auto"/>
          <w:sz w:val="28"/>
          <w:szCs w:val="28"/>
        </w:rPr>
      </w:pPr>
      <w:bookmarkStart w:id="0" w:name="_Toc494900115"/>
      <w:r w:rsidRPr="00D1365D">
        <w:rPr>
          <w:b/>
          <w:i w:val="0"/>
          <w:caps/>
          <w:color w:val="auto"/>
          <w:sz w:val="28"/>
          <w:szCs w:val="28"/>
        </w:rPr>
        <w:lastRenderedPageBreak/>
        <w:t>Аннотация</w:t>
      </w:r>
      <w:bookmarkEnd w:id="0"/>
    </w:p>
    <w:p w14:paraId="640DE3DD" w14:textId="77777777" w:rsidR="002B6031" w:rsidRPr="00F95AB7" w:rsidRDefault="002B6031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EB926B" w14:textId="04D02AB9" w:rsidR="002B6031" w:rsidRDefault="006B15CF" w:rsidP="006B15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B15CF">
        <w:rPr>
          <w:rFonts w:ascii="Times New Roman" w:hAnsi="Times New Roman" w:cs="Times New Roman"/>
          <w:sz w:val="28"/>
          <w:szCs w:val="28"/>
        </w:rPr>
        <w:t xml:space="preserve">Данный документ является руководством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 w:rsidRPr="006B15CF">
        <w:rPr>
          <w:rFonts w:ascii="Times New Roman" w:hAnsi="Times New Roman" w:cs="Times New Roman"/>
          <w:sz w:val="28"/>
          <w:szCs w:val="28"/>
        </w:rPr>
        <w:t xml:space="preserve"> информационн</w:t>
      </w:r>
      <w:r w:rsidR="0065066A">
        <w:rPr>
          <w:rFonts w:ascii="Times New Roman" w:hAnsi="Times New Roman" w:cs="Times New Roman"/>
          <w:sz w:val="28"/>
          <w:szCs w:val="28"/>
        </w:rPr>
        <w:t>ой системы «Управление проектами</w:t>
      </w:r>
      <w:r w:rsidRPr="006B15CF">
        <w:rPr>
          <w:rFonts w:ascii="Times New Roman" w:hAnsi="Times New Roman" w:cs="Times New Roman"/>
          <w:sz w:val="28"/>
          <w:szCs w:val="28"/>
        </w:rPr>
        <w:t>», реализованной на Платформе ION в соответствии с Договором № 64/18-к от 22 ноября 2018 года на выполнение работ по созданию информационной системы управления проектами в соответствии с условиями Технического задания.</w:t>
      </w:r>
    </w:p>
    <w:p w14:paraId="7F5CD361" w14:textId="77777777" w:rsidR="002B6031" w:rsidRPr="00F95AB7" w:rsidRDefault="002B6031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263F81" w14:textId="77777777" w:rsidR="0020457F" w:rsidRPr="00F95AB7" w:rsidRDefault="0020457F" w:rsidP="00802918">
      <w:pPr>
        <w:spacing w:after="160"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sz w:val="28"/>
          <w:szCs w:val="28"/>
          <w:lang w:eastAsia="en-US"/>
        </w:rPr>
        <w:id w:val="592214216"/>
      </w:sdtPr>
      <w:sdtEndPr>
        <w:rPr>
          <w:bCs/>
        </w:rPr>
      </w:sdtEndPr>
      <w:sdtContent>
        <w:p w14:paraId="015EF6BB" w14:textId="77777777" w:rsidR="00557BA7" w:rsidRPr="00D43726" w:rsidRDefault="00557BA7" w:rsidP="00802918">
          <w:pPr>
            <w:pStyle w:val="aa"/>
            <w:numPr>
              <w:ilvl w:val="0"/>
              <w:numId w:val="0"/>
            </w:numPr>
            <w:spacing w:line="360" w:lineRule="auto"/>
            <w:ind w:left="432"/>
            <w:rPr>
              <w:rFonts w:ascii="Times New Roman" w:hAnsi="Times New Roman" w:cs="Times New Roman"/>
              <w:sz w:val="28"/>
              <w:szCs w:val="28"/>
              <w:lang w:eastAsia="en-US"/>
            </w:rPr>
          </w:pPr>
          <w:r w:rsidRPr="00D43726">
            <w:rPr>
              <w:rFonts w:ascii="Times New Roman" w:hAnsi="Times New Roman" w:cs="Times New Roman"/>
              <w:sz w:val="28"/>
              <w:szCs w:val="28"/>
              <w:lang w:eastAsia="en-US"/>
            </w:rPr>
            <w:t>Оглавление</w:t>
          </w:r>
        </w:p>
        <w:p w14:paraId="332C269F" w14:textId="77777777" w:rsidR="00D43726" w:rsidRPr="00D43726" w:rsidRDefault="00B20B5C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4372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557BA7" w:rsidRPr="00D4372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4372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94900115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_Toc494900115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26E91" w14:textId="77777777" w:rsidR="00D43726" w:rsidRPr="00D43726" w:rsidRDefault="00140F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16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ТЕРМИНЫ И ОПРЕДЕЛЕНИЯ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_Toc494900116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876A0" w14:textId="77777777" w:rsidR="00D43726" w:rsidRPr="00D43726" w:rsidRDefault="00140F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17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Назначение и условия применения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_Toc494900117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B8DED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18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Область применения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_Toc494900118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0809B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19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Объект автоматизации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_Toc494900119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2AD67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0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Уровень подготовки пользователей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_Toc494900120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F2FBE5" w14:textId="77777777" w:rsidR="00D43726" w:rsidRPr="00D43726" w:rsidRDefault="00140F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1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Окружение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_Toc494900121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651DE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2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Серверное окружение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_Toc494900122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F64AD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3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Клиентское окружение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_Toc494900123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60F13" w14:textId="77777777" w:rsidR="00D43726" w:rsidRPr="00D43726" w:rsidRDefault="00140F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4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Среда исполнения Node.js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_Toc494900124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D17A7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5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Установка среды исполнения </w:t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Node</w:t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js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_Toc494900125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F15402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6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Установка дополнительного окружения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_Toc494900126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30B1C3" w14:textId="77777777" w:rsidR="00D43726" w:rsidRPr="00D43726" w:rsidRDefault="00140F13">
          <w:pPr>
            <w:pStyle w:val="31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7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3.2.1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Установка Python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_Toc494900127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041EE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8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Установка компилятора под операционную систему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_Toc494900128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E3B39" w14:textId="77777777" w:rsidR="00D43726" w:rsidRPr="00D43726" w:rsidRDefault="00140F13">
          <w:pPr>
            <w:pStyle w:val="31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29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Установка node-gyp сборщика модулей с компиляцией Cи модулей для node.js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_Toc494900129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82EBF9" w14:textId="77777777" w:rsidR="00D43726" w:rsidRPr="00D43726" w:rsidRDefault="00140F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0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СУБД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_Toc494900130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3895E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1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MongoDB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_Toc494900131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D9DA28" w14:textId="77777777" w:rsidR="00D43726" w:rsidRPr="00D43726" w:rsidRDefault="00140F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2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Развертывание и запуск платформы </w:t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ION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_Toc494900132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2DF82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3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Конфигурирование системы, развертывание метаданных и инициализация данных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_Toc494900133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957A29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4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Настройка параметров запуска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_Toc494900134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C3B28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5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Установка прав пользователя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_Toc494900135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63336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6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Запуск приложения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_Toc494900136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79BF9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7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5.5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Просмотр приложения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_Toc494900137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774F3" w14:textId="77777777" w:rsidR="00D43726" w:rsidRPr="00D43726" w:rsidRDefault="00140F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8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Консоль администратора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_Toc494900138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E71C7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39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Работа с безопасностью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_Toc494900139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FE7E3" w14:textId="77777777" w:rsidR="00D43726" w:rsidRPr="00D43726" w:rsidRDefault="00140F13">
          <w:pPr>
            <w:pStyle w:val="31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0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6.1.1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Инициализация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_Toc494900140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2FCE67" w14:textId="77777777" w:rsidR="00D43726" w:rsidRPr="00D43726" w:rsidRDefault="00140F13">
          <w:pPr>
            <w:pStyle w:val="31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1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6.1.2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Управление ролями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_Toc494900141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DFE36" w14:textId="77777777" w:rsidR="00D43726" w:rsidRPr="00D43726" w:rsidRDefault="00140F13">
          <w:pPr>
            <w:pStyle w:val="31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2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6.1.3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Доступ к ресурсу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_Toc494900142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E51AE" w14:textId="77777777" w:rsidR="00D43726" w:rsidRPr="00D43726" w:rsidRDefault="00140F13">
          <w:pPr>
            <w:pStyle w:val="31"/>
            <w:tabs>
              <w:tab w:val="left" w:pos="110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3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6.1.4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Управление пользователями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_Toc494900143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F067E9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4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Работа с профилированием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_Toc494900144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CF3E78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5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6.3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Работа с журналом изменений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_Toc494900145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C5FDA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6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6.4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Работа с резервированием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_Toc494900146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61B5D" w14:textId="77777777" w:rsidR="00D43726" w:rsidRPr="00D43726" w:rsidRDefault="00140F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7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Система заявок и сборки тестового контура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_Toc494900147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4B1A6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8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Запуск через тестовой среды, через систему непрерывной интеграции gitlab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_Toc494900148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0189B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49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Система заявок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_Toc494900149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7CA9FA" w14:textId="77777777" w:rsidR="00D43726" w:rsidRPr="00D43726" w:rsidRDefault="00140F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0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Аварийные ситуации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_Toc494900150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91DA73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1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Действия в случае несоблюдения условий технологического процесса, в том числе при длительных отказах технических средств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_Toc494900151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646B7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2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Действия по восстановлению программ и/или данных при отказе магнитных носителей или обнаружении ошибок в данных.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_Toc494900152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83CBA0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3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8.3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Действия в случае обнаружения несанкционированного вмешательства в данные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_Toc494900153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7773E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4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8.4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Действия в других аварийных ситуациях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_Toc494900154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164F41" w14:textId="77777777" w:rsidR="00D43726" w:rsidRPr="00D43726" w:rsidRDefault="00140F1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5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Рекомендации по освоению и эксплуатации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_Toc494900155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EB4044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6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9.1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Общие рекомендации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_Toc494900156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D2766" w14:textId="77777777" w:rsidR="00D43726" w:rsidRPr="00D43726" w:rsidRDefault="00140F13">
          <w:pPr>
            <w:pStyle w:val="21"/>
            <w:tabs>
              <w:tab w:val="left" w:pos="88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94900157" w:history="1"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9.2</w:t>
            </w:r>
            <w:r w:rsidR="00D43726" w:rsidRPr="00D4372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43726" w:rsidRPr="00D4372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Контрольный пример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_Toc494900157 \h </w:instrTex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D43726" w:rsidRPr="00D437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AD64D2" w14:textId="77777777" w:rsidR="00557BA7" w:rsidRPr="00F95AB7" w:rsidRDefault="00B20B5C" w:rsidP="006F5A22">
          <w:pPr>
            <w:pStyle w:val="21"/>
            <w:tabs>
              <w:tab w:val="left" w:pos="880"/>
              <w:tab w:val="right" w:leader="dot" w:pos="10195"/>
            </w:tabs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4372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901B45D" w14:textId="77777777" w:rsidR="00BE77DB" w:rsidRPr="00F95AB7" w:rsidRDefault="00BE77DB" w:rsidP="00802918">
      <w:pPr>
        <w:spacing w:after="160"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br w:type="page"/>
      </w:r>
    </w:p>
    <w:p w14:paraId="61713916" w14:textId="77777777" w:rsidR="00B420AE" w:rsidRPr="00F95AB7" w:rsidRDefault="00B420AE" w:rsidP="00B420AE">
      <w:pPr>
        <w:pStyle w:val="1"/>
        <w:numPr>
          <w:ilvl w:val="0"/>
          <w:numId w:val="0"/>
        </w:numPr>
        <w:spacing w:line="360" w:lineRule="auto"/>
        <w:ind w:left="432"/>
        <w:jc w:val="center"/>
        <w:rPr>
          <w:rFonts w:ascii="Times New Roman" w:hAnsi="Times New Roman" w:cs="Times New Roman"/>
        </w:rPr>
      </w:pPr>
      <w:bookmarkStart w:id="1" w:name="_Toc494900116"/>
      <w:r w:rsidRPr="00F95AB7">
        <w:rPr>
          <w:rFonts w:ascii="Times New Roman" w:hAnsi="Times New Roman" w:cs="Times New Roman"/>
        </w:rPr>
        <w:lastRenderedPageBreak/>
        <w:t>ТЕРМИНЫ И ОПРЕДЕЛЕНИЯ</w:t>
      </w:r>
      <w:bookmarkEnd w:id="1"/>
    </w:p>
    <w:p w14:paraId="4FA7F102" w14:textId="77777777" w:rsidR="00B420AE" w:rsidRPr="00F95AB7" w:rsidRDefault="00B420AE" w:rsidP="00B420A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25"/>
        <w:gridCol w:w="7570"/>
      </w:tblGrid>
      <w:tr w:rsidR="00F54DCD" w:rsidRPr="00F95AB7" w14:paraId="3136A5DB" w14:textId="77777777" w:rsidTr="00B420AE">
        <w:trPr>
          <w:trHeight w:val="328"/>
        </w:trPr>
        <w:tc>
          <w:tcPr>
            <w:tcW w:w="2660" w:type="dxa"/>
            <w:vAlign w:val="center"/>
          </w:tcPr>
          <w:p w14:paraId="78D5C8C4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b/>
                <w:sz w:val="28"/>
                <w:szCs w:val="28"/>
              </w:rPr>
              <w:t>Сокращение, определение</w:t>
            </w:r>
          </w:p>
        </w:tc>
        <w:tc>
          <w:tcPr>
            <w:tcW w:w="7761" w:type="dxa"/>
            <w:vAlign w:val="center"/>
          </w:tcPr>
          <w:p w14:paraId="3C840EC0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54DCD" w:rsidRPr="00F95AB7" w14:paraId="14F7F4F9" w14:textId="77777777" w:rsidTr="00B420AE">
        <w:tc>
          <w:tcPr>
            <w:tcW w:w="2660" w:type="dxa"/>
            <w:vAlign w:val="center"/>
          </w:tcPr>
          <w:p w14:paraId="18858EB0" w14:textId="77777777" w:rsidR="00F54DCD" w:rsidRPr="00F95AB7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GitLab</w:t>
            </w:r>
          </w:p>
        </w:tc>
        <w:tc>
          <w:tcPr>
            <w:tcW w:w="7761" w:type="dxa"/>
            <w:vAlign w:val="center"/>
          </w:tcPr>
          <w:p w14:paraId="56BFBE64" w14:textId="77777777" w:rsidR="00F54DCD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AC6447">
              <w:rPr>
                <w:rFonts w:ascii="Times New Roman" w:hAnsi="Times New Roman" w:cs="Times New Roman"/>
                <w:sz w:val="28"/>
                <w:szCs w:val="28"/>
              </w:rPr>
              <w:t>айт и система управления репозиториями кода для Git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(распределенная система управления версиями)</w:t>
            </w:r>
          </w:p>
        </w:tc>
      </w:tr>
      <w:tr w:rsidR="00F54DCD" w:rsidRPr="00F95AB7" w14:paraId="2222D38F" w14:textId="77777777" w:rsidTr="00B420AE">
        <w:tc>
          <w:tcPr>
            <w:tcW w:w="2660" w:type="dxa"/>
            <w:vAlign w:val="center"/>
          </w:tcPr>
          <w:p w14:paraId="077DA47D" w14:textId="77777777" w:rsidR="00F54DCD" w:rsidRPr="00F95AB7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MongoDB</w:t>
            </w:r>
          </w:p>
        </w:tc>
        <w:tc>
          <w:tcPr>
            <w:tcW w:w="7761" w:type="dxa"/>
            <w:vAlign w:val="center"/>
          </w:tcPr>
          <w:p w14:paraId="7A1C1371" w14:textId="77777777" w:rsidR="00F54DCD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952707">
              <w:rPr>
                <w:rFonts w:ascii="Times New Roman" w:hAnsi="Times New Roman" w:cs="Times New Roman"/>
                <w:sz w:val="28"/>
                <w:szCs w:val="28"/>
              </w:rPr>
              <w:t>окументоориентированная система управления базами данных (СУБД) с открытым исходным кодом, не требующая описания схемы таблиц</w:t>
            </w:r>
          </w:p>
        </w:tc>
      </w:tr>
      <w:tr w:rsidR="00F54DCD" w:rsidRPr="00F95AB7" w14:paraId="535C5576" w14:textId="77777777" w:rsidTr="00B420AE">
        <w:tc>
          <w:tcPr>
            <w:tcW w:w="2660" w:type="dxa"/>
            <w:vAlign w:val="center"/>
          </w:tcPr>
          <w:p w14:paraId="2D1AD204" w14:textId="77777777" w:rsidR="00F54DCD" w:rsidRPr="00F95AB7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Node</w:t>
            </w: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js</w:t>
            </w:r>
          </w:p>
        </w:tc>
        <w:tc>
          <w:tcPr>
            <w:tcW w:w="7761" w:type="dxa"/>
            <w:vAlign w:val="center"/>
          </w:tcPr>
          <w:p w14:paraId="78F7BEB6" w14:textId="77777777" w:rsidR="00F54DCD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952707">
              <w:rPr>
                <w:rFonts w:ascii="Times New Roman" w:hAnsi="Times New Roman" w:cs="Times New Roman"/>
                <w:sz w:val="28"/>
                <w:szCs w:val="28"/>
              </w:rPr>
              <w:t>рограммная платформа, основанная на движке V8 (транслирующем JavaScript в машинный код), превращающая JavaScript из узкоспециализированного языка в язык общего назначения</w:t>
            </w:r>
          </w:p>
        </w:tc>
      </w:tr>
      <w:tr w:rsidR="00F54DCD" w:rsidRPr="00F95AB7" w14:paraId="52D56BD4" w14:textId="77777777" w:rsidTr="00B420AE">
        <w:tc>
          <w:tcPr>
            <w:tcW w:w="2660" w:type="dxa"/>
            <w:vAlign w:val="center"/>
          </w:tcPr>
          <w:p w14:paraId="184767C3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7761" w:type="dxa"/>
            <w:vAlign w:val="center"/>
          </w:tcPr>
          <w:p w14:paraId="066459CB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Элементы функциональной составляющей объекта Системы</w:t>
            </w:r>
          </w:p>
        </w:tc>
      </w:tr>
      <w:tr w:rsidR="00F54DCD" w:rsidRPr="00F95AB7" w14:paraId="3CBCF201" w14:textId="77777777" w:rsidTr="00B420AE">
        <w:tc>
          <w:tcPr>
            <w:tcW w:w="2660" w:type="dxa"/>
            <w:vAlign w:val="center"/>
          </w:tcPr>
          <w:p w14:paraId="60968EDD" w14:textId="77777777" w:rsidR="00F54DCD" w:rsidRPr="00726546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Бекап</w:t>
            </w:r>
          </w:p>
        </w:tc>
        <w:tc>
          <w:tcPr>
            <w:tcW w:w="7761" w:type="dxa"/>
            <w:vAlign w:val="center"/>
          </w:tcPr>
          <w:p w14:paraId="0AF38EE1" w14:textId="77777777" w:rsidR="00F54DCD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Резервное копирование. П</w:t>
            </w:r>
            <w:r w:rsidRPr="00AC6447">
              <w:rPr>
                <w:rFonts w:ascii="Times New Roman" w:hAnsi="Times New Roman" w:cs="Times New Roman"/>
                <w:sz w:val="28"/>
                <w:szCs w:val="28"/>
              </w:rPr>
              <w:t>роцесс создания копии данных на носителе (жёстком диске, дискете и т. д.), предназначенном для восстановления данных в оригинальном или новом месте их расположения в случае их повреждения или разрушения.</w:t>
            </w:r>
          </w:p>
        </w:tc>
      </w:tr>
      <w:tr w:rsidR="00F54DCD" w:rsidRPr="00F95AB7" w14:paraId="25A2A084" w14:textId="77777777" w:rsidTr="00B420AE">
        <w:tc>
          <w:tcPr>
            <w:tcW w:w="2660" w:type="dxa"/>
            <w:vAlign w:val="center"/>
          </w:tcPr>
          <w:p w14:paraId="379CE6E8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ВИС</w:t>
            </w:r>
          </w:p>
        </w:tc>
        <w:tc>
          <w:tcPr>
            <w:tcW w:w="7761" w:type="dxa"/>
            <w:vAlign w:val="center"/>
          </w:tcPr>
          <w:p w14:paraId="19532441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Внешняя (ведомственная) информационная система</w:t>
            </w:r>
          </w:p>
        </w:tc>
      </w:tr>
      <w:tr w:rsidR="00F54DCD" w:rsidRPr="00F95AB7" w14:paraId="07637757" w14:textId="77777777" w:rsidTr="00B420AE">
        <w:tc>
          <w:tcPr>
            <w:tcW w:w="2660" w:type="dxa"/>
            <w:vAlign w:val="center"/>
          </w:tcPr>
          <w:p w14:paraId="6AF4A5B1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ИС</w:t>
            </w:r>
          </w:p>
        </w:tc>
        <w:tc>
          <w:tcPr>
            <w:tcW w:w="7761" w:type="dxa"/>
            <w:vAlign w:val="center"/>
          </w:tcPr>
          <w:p w14:paraId="46856AEA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Информационная система</w:t>
            </w:r>
          </w:p>
        </w:tc>
      </w:tr>
      <w:tr w:rsidR="004E509E" w:rsidRPr="00F95AB7" w14:paraId="58BEC039" w14:textId="77777777" w:rsidTr="004E509E">
        <w:tc>
          <w:tcPr>
            <w:tcW w:w="2660" w:type="dxa"/>
            <w:vAlign w:val="center"/>
          </w:tcPr>
          <w:p w14:paraId="0DE60067" w14:textId="77777777" w:rsidR="004E509E" w:rsidRDefault="004E509E" w:rsidP="004141FC">
            <w:pPr>
              <w:ind w:firstLine="0"/>
              <w:jc w:val="left"/>
              <w:rPr>
                <w:sz w:val="28"/>
                <w:szCs w:val="28"/>
              </w:rPr>
            </w:pPr>
            <w:r w:rsidRPr="007164BB">
              <w:rPr>
                <w:rFonts w:ascii="Times New Roman" w:hAnsi="Times New Roman"/>
                <w:sz w:val="28"/>
                <w:szCs w:val="28"/>
              </w:rPr>
              <w:t>Метаданные</w:t>
            </w:r>
          </w:p>
        </w:tc>
        <w:tc>
          <w:tcPr>
            <w:tcW w:w="7761" w:type="dxa"/>
            <w:vAlign w:val="center"/>
          </w:tcPr>
          <w:p w14:paraId="4BAA20F2" w14:textId="77777777" w:rsidR="004E509E" w:rsidRPr="00F95AB7" w:rsidRDefault="004E509E" w:rsidP="004141FC">
            <w:pPr>
              <w:ind w:firstLine="0"/>
              <w:jc w:val="left"/>
              <w:rPr>
                <w:sz w:val="28"/>
                <w:szCs w:val="28"/>
              </w:rPr>
            </w:pPr>
            <w:r w:rsidRPr="007164BB">
              <w:rPr>
                <w:rFonts w:ascii="Times New Roman" w:hAnsi="Times New Roman"/>
                <w:sz w:val="28"/>
                <w:szCs w:val="28"/>
              </w:rPr>
              <w:t>Данные о структуре информации которая управляет поведением системы</w:t>
            </w:r>
          </w:p>
        </w:tc>
      </w:tr>
      <w:tr w:rsidR="004E509E" w:rsidRPr="00F95AB7" w14:paraId="750F0F0F" w14:textId="77777777" w:rsidTr="004E509E">
        <w:tc>
          <w:tcPr>
            <w:tcW w:w="2660" w:type="dxa"/>
            <w:vAlign w:val="center"/>
          </w:tcPr>
          <w:p w14:paraId="28E14285" w14:textId="77777777" w:rsidR="004E509E" w:rsidRPr="00F95AB7" w:rsidRDefault="004E509E" w:rsidP="004141FC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Объекты Системы</w:t>
            </w:r>
          </w:p>
        </w:tc>
        <w:tc>
          <w:tcPr>
            <w:tcW w:w="7761" w:type="dxa"/>
            <w:vAlign w:val="center"/>
          </w:tcPr>
          <w:p w14:paraId="64C1ACCD" w14:textId="77777777" w:rsidR="004E509E" w:rsidRPr="00F95AB7" w:rsidRDefault="004E509E" w:rsidP="004141FC">
            <w:pPr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Данные в</w:t>
            </w: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 xml:space="preserve"> автоматизированной информационной системы</w:t>
            </w:r>
          </w:p>
        </w:tc>
      </w:tr>
      <w:tr w:rsidR="00F54DCD" w:rsidRPr="00F95AB7" w14:paraId="0F922532" w14:textId="77777777" w:rsidTr="00B420AE">
        <w:tc>
          <w:tcPr>
            <w:tcW w:w="2660" w:type="dxa"/>
            <w:vAlign w:val="center"/>
          </w:tcPr>
          <w:p w14:paraId="5DC1A371" w14:textId="77777777" w:rsidR="00F54DCD" w:rsidRPr="00F95AB7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 xml:space="preserve">Платформа </w:t>
            </w: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ION</w:t>
            </w:r>
          </w:p>
        </w:tc>
        <w:tc>
          <w:tcPr>
            <w:tcW w:w="7761" w:type="dxa"/>
            <w:vAlign w:val="center"/>
          </w:tcPr>
          <w:p w14:paraId="68A7FC97" w14:textId="77777777" w:rsidR="00F54DCD" w:rsidRDefault="00F54DCD" w:rsidP="00F95AB7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Объектно-ориентированная среда</w:t>
            </w:r>
            <w:r w:rsidRPr="00952707">
              <w:rPr>
                <w:rFonts w:ascii="Times New Roman" w:hAnsi="Times New Roman" w:cs="Times New Roman"/>
                <w:sz w:val="28"/>
                <w:szCs w:val="28"/>
              </w:rPr>
              <w:t xml:space="preserve"> исполнения прикладного уровня моделей органи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зации данных и их предоставлений</w:t>
            </w:r>
            <w:r w:rsidRPr="00952707">
              <w:rPr>
                <w:rFonts w:ascii="Times New Roman" w:hAnsi="Times New Roman" w:cs="Times New Roman"/>
                <w:sz w:val="28"/>
                <w:szCs w:val="28"/>
              </w:rPr>
              <w:t xml:space="preserve"> для пользователя</w:t>
            </w:r>
          </w:p>
        </w:tc>
      </w:tr>
      <w:tr w:rsidR="00F54DCD" w:rsidRPr="00F95AB7" w14:paraId="544BEF9A" w14:textId="77777777" w:rsidTr="00B420AE">
        <w:trPr>
          <w:trHeight w:val="328"/>
        </w:trPr>
        <w:tc>
          <w:tcPr>
            <w:tcW w:w="2660" w:type="dxa"/>
            <w:vAlign w:val="center"/>
          </w:tcPr>
          <w:p w14:paraId="74A997B3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7761" w:type="dxa"/>
            <w:vAlign w:val="center"/>
          </w:tcPr>
          <w:p w14:paraId="292D9222" w14:textId="4ABB80B3" w:rsidR="00F54DCD" w:rsidRPr="00F95AB7" w:rsidRDefault="00F54DCD" w:rsidP="002B1281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нформационная система «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Управления проектами»</w:t>
            </w:r>
          </w:p>
        </w:tc>
      </w:tr>
      <w:tr w:rsidR="00F54DCD" w:rsidRPr="00F95AB7" w14:paraId="56FDCE7E" w14:textId="77777777" w:rsidTr="00B420AE">
        <w:tc>
          <w:tcPr>
            <w:tcW w:w="2660" w:type="dxa"/>
            <w:vAlign w:val="center"/>
          </w:tcPr>
          <w:p w14:paraId="0033CB34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СУБД</w:t>
            </w:r>
          </w:p>
        </w:tc>
        <w:tc>
          <w:tcPr>
            <w:tcW w:w="7761" w:type="dxa"/>
            <w:vAlign w:val="center"/>
          </w:tcPr>
          <w:p w14:paraId="5E073EB7" w14:textId="77777777" w:rsidR="00F54DCD" w:rsidRPr="00F95AB7" w:rsidRDefault="00F54DCD" w:rsidP="00B420AE">
            <w:pPr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Система управления базами данных</w:t>
            </w:r>
          </w:p>
        </w:tc>
      </w:tr>
    </w:tbl>
    <w:p w14:paraId="61E7A218" w14:textId="77777777" w:rsidR="00B420AE" w:rsidRPr="00F95AB7" w:rsidRDefault="00B420AE" w:rsidP="00B420AE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br w:type="page"/>
      </w:r>
    </w:p>
    <w:p w14:paraId="0E426942" w14:textId="77777777" w:rsidR="00E50DB8" w:rsidRPr="00F31A9A" w:rsidRDefault="00E50DB8" w:rsidP="00802918">
      <w:pPr>
        <w:pStyle w:val="1"/>
        <w:spacing w:line="360" w:lineRule="auto"/>
        <w:rPr>
          <w:rFonts w:ascii="Times New Roman Bold" w:hAnsi="Times New Roman Bold" w:cs="Times New Roman"/>
          <w:caps/>
          <w:sz w:val="28"/>
          <w:szCs w:val="28"/>
        </w:rPr>
      </w:pPr>
      <w:bookmarkStart w:id="2" w:name="_Toc494900117"/>
      <w:r w:rsidRPr="00F31A9A">
        <w:rPr>
          <w:rFonts w:ascii="Times New Roman Bold" w:hAnsi="Times New Roman Bold" w:cs="Times New Roman"/>
          <w:caps/>
          <w:sz w:val="28"/>
          <w:szCs w:val="28"/>
        </w:rPr>
        <w:lastRenderedPageBreak/>
        <w:t xml:space="preserve">Назначение и </w:t>
      </w:r>
      <w:r w:rsidR="001E275A" w:rsidRPr="00F31A9A">
        <w:rPr>
          <w:rFonts w:ascii="Times New Roman Bold" w:hAnsi="Times New Roman Bold" w:cs="Times New Roman"/>
          <w:caps/>
          <w:sz w:val="28"/>
          <w:szCs w:val="28"/>
        </w:rPr>
        <w:t>условия</w:t>
      </w:r>
      <w:r w:rsidRPr="00F31A9A">
        <w:rPr>
          <w:rFonts w:ascii="Times New Roman Bold" w:hAnsi="Times New Roman Bold" w:cs="Times New Roman"/>
          <w:caps/>
          <w:sz w:val="28"/>
          <w:szCs w:val="28"/>
        </w:rPr>
        <w:t xml:space="preserve"> применения</w:t>
      </w:r>
      <w:bookmarkEnd w:id="2"/>
    </w:p>
    <w:p w14:paraId="24CCCA17" w14:textId="77777777" w:rsidR="00186195" w:rsidRPr="00F95AB7" w:rsidRDefault="001E275A" w:rsidP="00186195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" w:name="_Toc494900118"/>
      <w:r w:rsidRPr="00F95AB7">
        <w:rPr>
          <w:rFonts w:ascii="Times New Roman" w:hAnsi="Times New Roman" w:cs="Times New Roman"/>
          <w:sz w:val="28"/>
          <w:szCs w:val="28"/>
        </w:rPr>
        <w:t>Область применения</w:t>
      </w:r>
      <w:bookmarkEnd w:id="3"/>
    </w:p>
    <w:p w14:paraId="5F71A846" w14:textId="77777777" w:rsidR="001E275A" w:rsidRPr="00F95AB7" w:rsidRDefault="001E275A" w:rsidP="001E275A">
      <w:pPr>
        <w:rPr>
          <w:rFonts w:ascii="Times New Roman" w:hAnsi="Times New Roman" w:cs="Times New Roman"/>
          <w:sz w:val="28"/>
          <w:szCs w:val="28"/>
        </w:rPr>
      </w:pPr>
    </w:p>
    <w:p w14:paraId="2651700E" w14:textId="61BC362F" w:rsidR="001E275A" w:rsidRDefault="000F0D1E" w:rsidP="001E275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1E275A" w:rsidRPr="00F95AB7">
        <w:rPr>
          <w:rFonts w:ascii="Times New Roman" w:hAnsi="Times New Roman" w:cs="Times New Roman"/>
          <w:sz w:val="28"/>
          <w:szCs w:val="28"/>
        </w:rPr>
        <w:t>нформационная система «</w:t>
      </w:r>
      <w:r>
        <w:rPr>
          <w:rFonts w:ascii="Times New Roman" w:hAnsi="Times New Roman" w:cs="Times New Roman"/>
          <w:sz w:val="28"/>
          <w:szCs w:val="28"/>
        </w:rPr>
        <w:t xml:space="preserve">Управления проектами» </w:t>
      </w:r>
      <w:r w:rsidR="00E50DB8" w:rsidRPr="00F95AB7">
        <w:rPr>
          <w:rFonts w:ascii="Times New Roman" w:hAnsi="Times New Roman" w:cs="Times New Roman"/>
          <w:sz w:val="28"/>
          <w:szCs w:val="28"/>
        </w:rPr>
        <w:t xml:space="preserve">применяется </w:t>
      </w:r>
      <w:r w:rsidR="001C394F">
        <w:rPr>
          <w:rFonts w:ascii="Times New Roman" w:hAnsi="Times New Roman" w:cs="Times New Roman"/>
          <w:sz w:val="28"/>
          <w:szCs w:val="28"/>
        </w:rPr>
        <w:t>для реа</w:t>
      </w:r>
      <w:r w:rsidR="00140F13">
        <w:rPr>
          <w:rFonts w:ascii="Times New Roman" w:hAnsi="Times New Roman" w:cs="Times New Roman"/>
          <w:sz w:val="28"/>
          <w:szCs w:val="28"/>
        </w:rPr>
        <w:t>лизации проектной деятельности государственных структурах власти</w:t>
      </w:r>
      <w:r w:rsidR="001C394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D448EC6" w14:textId="6FA1DDC6" w:rsidR="001C394F" w:rsidRPr="001C394F" w:rsidRDefault="001C394F" w:rsidP="001C39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394F">
        <w:rPr>
          <w:rFonts w:ascii="Times New Roman" w:hAnsi="Times New Roman" w:cs="Times New Roman"/>
          <w:sz w:val="28"/>
          <w:szCs w:val="28"/>
        </w:rPr>
        <w:t xml:space="preserve">Место функционирования системы: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2B1281">
        <w:rPr>
          <w:rFonts w:ascii="Times New Roman" w:hAnsi="Times New Roman" w:cs="Times New Roman"/>
          <w:sz w:val="28"/>
          <w:szCs w:val="28"/>
        </w:rPr>
        <w:t xml:space="preserve">иртуальная инфраструктура ведомства </w:t>
      </w:r>
      <w:r w:rsidRPr="001C394F">
        <w:rPr>
          <w:rFonts w:ascii="Times New Roman" w:hAnsi="Times New Roman" w:cs="Times New Roman"/>
          <w:sz w:val="28"/>
          <w:szCs w:val="28"/>
        </w:rPr>
        <w:t>с использованием инструментов удаленного доступа.</w:t>
      </w:r>
    </w:p>
    <w:p w14:paraId="6A25F28E" w14:textId="77777777" w:rsidR="001E275A" w:rsidRPr="00F95AB7" w:rsidRDefault="001E275A" w:rsidP="009E3A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D72D5E" w14:textId="77777777" w:rsidR="009E3A59" w:rsidRPr="00F95AB7" w:rsidRDefault="009E3A59" w:rsidP="001E275A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4" w:name="_Toc494900120"/>
      <w:r w:rsidRPr="00F95AB7">
        <w:rPr>
          <w:rFonts w:ascii="Times New Roman" w:hAnsi="Times New Roman" w:cs="Times New Roman"/>
          <w:sz w:val="28"/>
          <w:szCs w:val="28"/>
        </w:rPr>
        <w:t>Уровень подготовки пользователей</w:t>
      </w:r>
      <w:bookmarkEnd w:id="4"/>
    </w:p>
    <w:p w14:paraId="75F44BAF" w14:textId="77777777" w:rsidR="00432078" w:rsidRPr="00F95AB7" w:rsidRDefault="00432078" w:rsidP="004320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Для обеспечения функционирования Системы необходим следующий персонал:</w:t>
      </w:r>
    </w:p>
    <w:p w14:paraId="38085EED" w14:textId="77777777" w:rsidR="00432078" w:rsidRPr="00F95AB7" w:rsidRDefault="00432078" w:rsidP="00432078">
      <w:pPr>
        <w:pStyle w:val="ab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администраторы.</w:t>
      </w:r>
    </w:p>
    <w:p w14:paraId="342E88BC" w14:textId="77777777" w:rsidR="00432078" w:rsidRPr="00F95AB7" w:rsidRDefault="00432078" w:rsidP="009E3A59">
      <w:pPr>
        <w:rPr>
          <w:rFonts w:ascii="Times New Roman" w:hAnsi="Times New Roman" w:cs="Times New Roman"/>
          <w:sz w:val="28"/>
          <w:szCs w:val="28"/>
        </w:rPr>
      </w:pPr>
    </w:p>
    <w:p w14:paraId="78405794" w14:textId="77777777" w:rsidR="009E3A59" w:rsidRPr="00F95AB7" w:rsidRDefault="001C394F" w:rsidP="009E3A5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Администраторы</w:t>
      </w:r>
      <w:r w:rsidR="009E3A59" w:rsidRPr="00F95AB7">
        <w:rPr>
          <w:rFonts w:ascii="Times New Roman" w:hAnsi="Times New Roman" w:cs="Times New Roman"/>
          <w:sz w:val="28"/>
          <w:szCs w:val="28"/>
        </w:rPr>
        <w:t xml:space="preserve">, работающие с </w:t>
      </w:r>
      <w:r w:rsidR="00B420AE" w:rsidRPr="00F95AB7">
        <w:rPr>
          <w:rFonts w:ascii="Times New Roman" w:hAnsi="Times New Roman" w:cs="Times New Roman"/>
          <w:sz w:val="28"/>
          <w:szCs w:val="28"/>
        </w:rPr>
        <w:t>Системой</w:t>
      </w:r>
      <w:r w:rsidR="009E3A59" w:rsidRPr="00F95AB7">
        <w:rPr>
          <w:rFonts w:ascii="Times New Roman" w:hAnsi="Times New Roman" w:cs="Times New Roman"/>
          <w:sz w:val="28"/>
          <w:szCs w:val="28"/>
        </w:rPr>
        <w:t xml:space="preserve"> должны обладать следующими навыками:</w:t>
      </w:r>
    </w:p>
    <w:p w14:paraId="576CCD50" w14:textId="77777777" w:rsidR="009E3A59" w:rsidRPr="00F95AB7" w:rsidRDefault="009E3A59" w:rsidP="00EA2437">
      <w:pPr>
        <w:pStyle w:val="ab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пользовательские навыки работы с ПК;</w:t>
      </w:r>
    </w:p>
    <w:p w14:paraId="040D5C58" w14:textId="77777777" w:rsidR="009E3A59" w:rsidRPr="00F95AB7" w:rsidRDefault="009E3A59" w:rsidP="00EA2437">
      <w:pPr>
        <w:pStyle w:val="ab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пользователь</w:t>
      </w:r>
      <w:r w:rsidR="000A4887" w:rsidRPr="00F95AB7">
        <w:rPr>
          <w:rFonts w:ascii="Times New Roman" w:hAnsi="Times New Roman" w:cs="Times New Roman"/>
          <w:sz w:val="28"/>
          <w:szCs w:val="28"/>
        </w:rPr>
        <w:t>ские навыки работы с браузерами;</w:t>
      </w:r>
    </w:p>
    <w:p w14:paraId="0F9C4D20" w14:textId="77777777" w:rsidR="000A4887" w:rsidRPr="00F95AB7" w:rsidRDefault="000A4887" w:rsidP="00EA2437">
      <w:pPr>
        <w:pStyle w:val="ab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администраторскими навыками работы с СУБД и целевой операционной системой;</w:t>
      </w:r>
    </w:p>
    <w:p w14:paraId="7A477E17" w14:textId="77777777" w:rsidR="009E3A59" w:rsidRPr="00F95AB7" w:rsidRDefault="009E3A59" w:rsidP="009E3A59">
      <w:pPr>
        <w:pStyle w:val="ab"/>
        <w:spacing w:line="360" w:lineRule="auto"/>
        <w:ind w:left="1429" w:firstLine="0"/>
        <w:rPr>
          <w:rFonts w:ascii="Times New Roman" w:hAnsi="Times New Roman" w:cs="Times New Roman"/>
          <w:sz w:val="28"/>
          <w:szCs w:val="28"/>
        </w:rPr>
      </w:pPr>
    </w:p>
    <w:p w14:paraId="23BD44C6" w14:textId="77777777" w:rsidR="00B84316" w:rsidRPr="00B84316" w:rsidRDefault="00B84316" w:rsidP="00B84316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0422B1" w14:textId="77777777" w:rsidR="00BE77DB" w:rsidRDefault="0073199B" w:rsidP="00802918">
      <w:pPr>
        <w:pStyle w:val="1"/>
        <w:spacing w:line="360" w:lineRule="auto"/>
        <w:rPr>
          <w:rFonts w:asciiTheme="minorHAnsi" w:hAnsiTheme="minorHAnsi" w:cs="Times New Roman"/>
          <w:caps/>
        </w:rPr>
      </w:pPr>
      <w:bookmarkStart w:id="5" w:name="_Toc494900121"/>
      <w:r w:rsidRPr="00F31A9A">
        <w:rPr>
          <w:rFonts w:ascii="Times New Roman Bold" w:hAnsi="Times New Roman Bold" w:cs="Times New Roman"/>
          <w:caps/>
        </w:rPr>
        <w:lastRenderedPageBreak/>
        <w:t>Окружение</w:t>
      </w:r>
      <w:bookmarkEnd w:id="5"/>
    </w:p>
    <w:p w14:paraId="4CB3B412" w14:textId="0E8EE155" w:rsidR="00F31A9A" w:rsidRDefault="00F31A9A" w:rsidP="009307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«Управления проектами», реализована на основе программного обеспечения </w:t>
      </w:r>
      <w:r w:rsidRPr="00930755">
        <w:rPr>
          <w:rFonts w:ascii="Times New Roman" w:hAnsi="Times New Roman" w:cs="Times New Roman"/>
          <w:sz w:val="28"/>
          <w:szCs w:val="28"/>
        </w:rPr>
        <w:t>ION</w:t>
      </w:r>
      <w:r>
        <w:rPr>
          <w:rFonts w:ascii="Times New Roman" w:hAnsi="Times New Roman" w:cs="Times New Roman"/>
          <w:sz w:val="28"/>
          <w:szCs w:val="28"/>
        </w:rPr>
        <w:t>. Платформа.</w:t>
      </w:r>
    </w:p>
    <w:p w14:paraId="250FF33A" w14:textId="77777777" w:rsidR="00F31A9A" w:rsidRDefault="00F31A9A" w:rsidP="009307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к базовому развертыванию полностью эквиваленты требованиям </w:t>
      </w:r>
      <w:r w:rsidRPr="00930755">
        <w:rPr>
          <w:rFonts w:ascii="Times New Roman" w:hAnsi="Times New Roman" w:cs="Times New Roman"/>
          <w:sz w:val="28"/>
          <w:szCs w:val="28"/>
        </w:rPr>
        <w:t>ION</w:t>
      </w:r>
      <w:r w:rsidRPr="00F31A9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Платформа.</w:t>
      </w:r>
    </w:p>
    <w:p w14:paraId="6FF2C5FE" w14:textId="3D947018" w:rsidR="00956727" w:rsidRPr="00956727" w:rsidRDefault="00956727" w:rsidP="009567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</w:t>
      </w:r>
      <w:r w:rsidR="004C3B38">
        <w:rPr>
          <w:rFonts w:ascii="Times New Roman" w:hAnsi="Times New Roman" w:cs="Times New Roman"/>
          <w:sz w:val="28"/>
          <w:szCs w:val="28"/>
        </w:rPr>
        <w:t>ая система «Управления проектам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F95AB7">
        <w:rPr>
          <w:rFonts w:ascii="Times New Roman" w:hAnsi="Times New Roman" w:cs="Times New Roman"/>
          <w:sz w:val="28"/>
          <w:szCs w:val="28"/>
        </w:rPr>
        <w:t>может быть развернута на большинстве распро</w:t>
      </w:r>
      <w:r w:rsidR="00BB7F9A">
        <w:rPr>
          <w:rFonts w:ascii="Times New Roman" w:hAnsi="Times New Roman" w:cs="Times New Roman"/>
          <w:sz w:val="28"/>
          <w:szCs w:val="28"/>
        </w:rPr>
        <w:t>странённых операционных систе</w:t>
      </w:r>
      <w:ins w:id="6" w:author="jenev" w:date="2018-12-07T17:55:00Z">
        <w:r w:rsidR="00BB7F9A">
          <w:rPr>
            <w:rFonts w:ascii="Times New Roman" w:hAnsi="Times New Roman" w:cs="Times New Roman"/>
            <w:sz w:val="28"/>
            <w:szCs w:val="28"/>
          </w:rPr>
          <w:t>м</w:t>
        </w:r>
      </w:ins>
      <w:del w:id="7" w:author="jenev" w:date="2018-12-07T17:55:00Z">
        <w:r w:rsidR="00BB7F9A" w:rsidDel="00BB7F9A">
          <w:rPr>
            <w:rFonts w:ascii="Times New Roman" w:hAnsi="Times New Roman" w:cs="Times New Roman"/>
            <w:sz w:val="28"/>
            <w:szCs w:val="28"/>
          </w:rPr>
          <w:delText>м</w:delText>
        </w:r>
      </w:del>
      <w:r w:rsidRPr="00F95AB7">
        <w:rPr>
          <w:rFonts w:ascii="Times New Roman" w:hAnsi="Times New Roman" w:cs="Times New Roman"/>
          <w:sz w:val="28"/>
          <w:szCs w:val="28"/>
        </w:rPr>
        <w:t xml:space="preserve">, список ограничений по которым определяется ограничениями среды исполнения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95AB7">
        <w:rPr>
          <w:rFonts w:ascii="Times New Roman" w:hAnsi="Times New Roman" w:cs="Times New Roman"/>
          <w:sz w:val="28"/>
          <w:szCs w:val="28"/>
        </w:rPr>
        <w:t>.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F95AB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A29DE1" w14:textId="77777777" w:rsidR="00956727" w:rsidRDefault="00956727" w:rsidP="0095672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руководстве будет описано развертывание системы в двух средах:</w:t>
      </w:r>
    </w:p>
    <w:p w14:paraId="2C8F9D47" w14:textId="77777777" w:rsidR="00956727" w:rsidRPr="00030FC9" w:rsidRDefault="00956727" w:rsidP="00030FC9">
      <w:pPr>
        <w:pStyle w:val="ab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0FC9">
        <w:rPr>
          <w:rFonts w:ascii="Times New Roman" w:hAnsi="Times New Roman" w:cs="Times New Roman"/>
          <w:sz w:val="28"/>
          <w:szCs w:val="28"/>
        </w:rPr>
        <w:t xml:space="preserve">под операционной системой </w:t>
      </w:r>
      <w:r w:rsidRPr="00030FC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30FC9">
        <w:rPr>
          <w:rFonts w:ascii="Times New Roman" w:hAnsi="Times New Roman" w:cs="Times New Roman"/>
          <w:sz w:val="28"/>
          <w:szCs w:val="28"/>
        </w:rPr>
        <w:t>, путем установки отдельных компонентов</w:t>
      </w:r>
      <w:r w:rsidR="00B47CD8">
        <w:rPr>
          <w:rFonts w:ascii="Times New Roman" w:hAnsi="Times New Roman" w:cs="Times New Roman"/>
          <w:sz w:val="28"/>
          <w:szCs w:val="28"/>
        </w:rPr>
        <w:t>. Должна использоваться поддерживаемая производителем версия операционной системы.</w:t>
      </w:r>
    </w:p>
    <w:p w14:paraId="1C916CC9" w14:textId="77777777" w:rsidR="00956727" w:rsidRPr="00030FC9" w:rsidRDefault="00956727" w:rsidP="00030FC9">
      <w:pPr>
        <w:pStyle w:val="ab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0FC9">
        <w:rPr>
          <w:rFonts w:ascii="Times New Roman" w:hAnsi="Times New Roman" w:cs="Times New Roman"/>
          <w:sz w:val="28"/>
          <w:szCs w:val="28"/>
        </w:rPr>
        <w:t xml:space="preserve">под операционной системой </w:t>
      </w:r>
      <w:r w:rsidRPr="00030FC9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030FC9">
        <w:rPr>
          <w:rFonts w:ascii="Times New Roman" w:hAnsi="Times New Roman" w:cs="Times New Roman"/>
          <w:sz w:val="28"/>
          <w:szCs w:val="28"/>
        </w:rPr>
        <w:t xml:space="preserve">, путем установки компонентов в контейнерах </w:t>
      </w:r>
      <w:r w:rsidRPr="00030FC9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030FC9">
        <w:rPr>
          <w:rFonts w:ascii="Times New Roman" w:hAnsi="Times New Roman" w:cs="Times New Roman"/>
          <w:sz w:val="28"/>
          <w:szCs w:val="28"/>
        </w:rPr>
        <w:t>.</w:t>
      </w:r>
      <w:r w:rsidR="00B47CD8">
        <w:rPr>
          <w:rFonts w:ascii="Times New Roman" w:hAnsi="Times New Roman" w:cs="Times New Roman"/>
          <w:sz w:val="28"/>
          <w:szCs w:val="28"/>
        </w:rPr>
        <w:t xml:space="preserve"> Должна использоваться версия операционной системы, обеспечивающая установку </w:t>
      </w:r>
      <w:r w:rsidR="00B47CD8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B47CD8">
        <w:rPr>
          <w:rFonts w:ascii="Times New Roman" w:hAnsi="Times New Roman" w:cs="Times New Roman"/>
          <w:sz w:val="28"/>
          <w:szCs w:val="28"/>
        </w:rPr>
        <w:t xml:space="preserve"> и контейнеров.</w:t>
      </w:r>
      <w:r w:rsidR="003D0E34">
        <w:rPr>
          <w:rFonts w:ascii="Times New Roman" w:hAnsi="Times New Roman" w:cs="Times New Roman"/>
          <w:sz w:val="28"/>
          <w:szCs w:val="28"/>
        </w:rPr>
        <w:t xml:space="preserve"> </w:t>
      </w:r>
      <w:del w:id="8" w:author="jenev" w:date="2018-12-07T17:55:00Z">
        <w:r w:rsidR="003D0E34" w:rsidDel="00BB7F9A">
          <w:rPr>
            <w:rFonts w:ascii="Times New Roman" w:hAnsi="Times New Roman" w:cs="Times New Roman"/>
            <w:sz w:val="28"/>
            <w:szCs w:val="28"/>
          </w:rPr>
          <w:delText>Например</w:delText>
        </w:r>
      </w:del>
      <w:ins w:id="9" w:author="jenev" w:date="2018-12-07T17:55:00Z">
        <w:r w:rsidR="00BB7F9A">
          <w:rPr>
            <w:rFonts w:ascii="Times New Roman" w:hAnsi="Times New Roman" w:cs="Times New Roman"/>
            <w:sz w:val="28"/>
            <w:szCs w:val="28"/>
          </w:rPr>
          <w:t>Например,</w:t>
        </w:r>
      </w:ins>
      <w:r w:rsidR="003D0E34">
        <w:rPr>
          <w:rFonts w:ascii="Times New Roman" w:hAnsi="Times New Roman" w:cs="Times New Roman"/>
          <w:sz w:val="28"/>
          <w:szCs w:val="28"/>
        </w:rPr>
        <w:t xml:space="preserve"> версия </w:t>
      </w:r>
      <w:r w:rsidR="003D0E34">
        <w:rPr>
          <w:rFonts w:ascii="Times New Roman" w:hAnsi="Times New Roman" w:cs="Times New Roman"/>
          <w:sz w:val="28"/>
          <w:szCs w:val="28"/>
          <w:lang w:val="en-US"/>
        </w:rPr>
        <w:t>CentOs</w:t>
      </w:r>
      <w:r w:rsidR="003D0E34">
        <w:rPr>
          <w:rFonts w:ascii="Times New Roman" w:hAnsi="Times New Roman" w:cs="Times New Roman"/>
          <w:sz w:val="28"/>
          <w:szCs w:val="28"/>
        </w:rPr>
        <w:t xml:space="preserve"> 7.</w:t>
      </w:r>
      <w:r w:rsidR="003D0E3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D0E34">
        <w:rPr>
          <w:rFonts w:ascii="Times New Roman" w:hAnsi="Times New Roman" w:cs="Times New Roman"/>
          <w:sz w:val="28"/>
          <w:szCs w:val="28"/>
        </w:rPr>
        <w:t xml:space="preserve"> и более новая.</w:t>
      </w:r>
    </w:p>
    <w:p w14:paraId="12071325" w14:textId="77777777" w:rsidR="00F31A9A" w:rsidRPr="00F31A9A" w:rsidRDefault="00F31A9A" w:rsidP="00F31A9A"/>
    <w:p w14:paraId="347627CB" w14:textId="77777777" w:rsidR="001819E8" w:rsidRPr="00F95AB7" w:rsidRDefault="001819E8" w:rsidP="00802918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0" w:name="_Toc494900122"/>
      <w:r w:rsidRPr="00F95AB7">
        <w:rPr>
          <w:rFonts w:ascii="Times New Roman" w:hAnsi="Times New Roman" w:cs="Times New Roman"/>
          <w:sz w:val="28"/>
          <w:szCs w:val="28"/>
        </w:rPr>
        <w:t>Серверное окружение</w:t>
      </w:r>
      <w:bookmarkEnd w:id="10"/>
    </w:p>
    <w:p w14:paraId="33E156D0" w14:textId="77777777" w:rsidR="00B47CD8" w:rsidRPr="00B47CD8" w:rsidRDefault="00B47CD8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CC28A6" w14:textId="77777777" w:rsidR="0073199B" w:rsidRPr="00F95AB7" w:rsidRDefault="0073199B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1F24FA">
        <w:rPr>
          <w:rFonts w:ascii="Times New Roman" w:hAnsi="Times New Roman" w:cs="Times New Roman"/>
          <w:sz w:val="28"/>
          <w:szCs w:val="28"/>
        </w:rPr>
        <w:t>ИСУП</w:t>
      </w:r>
      <w:r w:rsidRPr="00F95AB7">
        <w:rPr>
          <w:rFonts w:ascii="Times New Roman" w:hAnsi="Times New Roman" w:cs="Times New Roman"/>
          <w:sz w:val="28"/>
          <w:szCs w:val="28"/>
        </w:rPr>
        <w:t xml:space="preserve"> необходимо следующее окружение:</w:t>
      </w:r>
    </w:p>
    <w:p w14:paraId="41406642" w14:textId="77777777" w:rsidR="006A183C" w:rsidRPr="00F95AB7" w:rsidRDefault="00B417D7" w:rsidP="00EA2437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среда выпол</w:t>
      </w:r>
      <w:r w:rsidR="006A183C" w:rsidRPr="00F95AB7">
        <w:rPr>
          <w:rFonts w:ascii="Times New Roman" w:hAnsi="Times New Roman" w:cs="Times New Roman"/>
          <w:sz w:val="28"/>
          <w:szCs w:val="28"/>
        </w:rPr>
        <w:t>н</w:t>
      </w:r>
      <w:r w:rsidRPr="00F95AB7">
        <w:rPr>
          <w:rFonts w:ascii="Times New Roman" w:hAnsi="Times New Roman" w:cs="Times New Roman"/>
          <w:sz w:val="28"/>
          <w:szCs w:val="28"/>
        </w:rPr>
        <w:t>ен</w:t>
      </w:r>
      <w:r w:rsidR="006A183C" w:rsidRPr="00F95AB7">
        <w:rPr>
          <w:rFonts w:ascii="Times New Roman" w:hAnsi="Times New Roman" w:cs="Times New Roman"/>
          <w:sz w:val="28"/>
          <w:szCs w:val="28"/>
        </w:rPr>
        <w:t>ия</w:t>
      </w:r>
      <w:r w:rsidR="009334C2" w:rsidRPr="00F95AB7">
        <w:rPr>
          <w:rFonts w:ascii="Times New Roman" w:hAnsi="Times New Roman" w:cs="Times New Roman"/>
          <w:sz w:val="28"/>
          <w:szCs w:val="28"/>
        </w:rPr>
        <w:t>:</w:t>
      </w:r>
      <w:r w:rsidR="006A183C" w:rsidRPr="00F95AB7">
        <w:rPr>
          <w:rFonts w:ascii="Times New Roman" w:hAnsi="Times New Roman" w:cs="Times New Roman"/>
          <w:sz w:val="28"/>
          <w:szCs w:val="28"/>
        </w:rPr>
        <w:t xml:space="preserve"> </w:t>
      </w:r>
      <w:r w:rsidR="0060648D" w:rsidRPr="00F95AB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60648D" w:rsidRPr="00F95AB7">
        <w:rPr>
          <w:rFonts w:ascii="Times New Roman" w:hAnsi="Times New Roman" w:cs="Times New Roman"/>
          <w:sz w:val="28"/>
          <w:szCs w:val="28"/>
        </w:rPr>
        <w:t>.</w:t>
      </w:r>
      <w:r w:rsidR="0060648D" w:rsidRPr="00F95AB7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9334C2" w:rsidRPr="00F95AB7">
        <w:rPr>
          <w:rFonts w:ascii="Times New Roman" w:hAnsi="Times New Roman" w:cs="Times New Roman"/>
          <w:sz w:val="28"/>
          <w:szCs w:val="28"/>
        </w:rPr>
        <w:t xml:space="preserve"> не ниже </w:t>
      </w:r>
      <w:r w:rsidR="00030FC9" w:rsidRPr="00030FC9">
        <w:rPr>
          <w:rFonts w:ascii="Times New Roman" w:hAnsi="Times New Roman" w:cs="Times New Roman"/>
          <w:sz w:val="28"/>
          <w:szCs w:val="28"/>
        </w:rPr>
        <w:t>8</w:t>
      </w:r>
      <w:r w:rsidR="009334C2" w:rsidRPr="00F95AB7">
        <w:rPr>
          <w:rFonts w:ascii="Times New Roman" w:hAnsi="Times New Roman" w:cs="Times New Roman"/>
          <w:sz w:val="28"/>
          <w:szCs w:val="28"/>
        </w:rPr>
        <w:t>.</w:t>
      </w:r>
      <w:r w:rsidR="00030FC9" w:rsidRPr="00030FC9">
        <w:rPr>
          <w:rFonts w:ascii="Times New Roman" w:hAnsi="Times New Roman" w:cs="Times New Roman"/>
          <w:sz w:val="28"/>
          <w:szCs w:val="28"/>
        </w:rPr>
        <w:t>2</w:t>
      </w:r>
      <w:r w:rsidR="009334C2" w:rsidRPr="00F95AB7">
        <w:rPr>
          <w:rFonts w:ascii="Times New Roman" w:hAnsi="Times New Roman" w:cs="Times New Roman"/>
          <w:sz w:val="28"/>
          <w:szCs w:val="28"/>
        </w:rPr>
        <w:t>.0</w:t>
      </w:r>
      <w:r w:rsidR="004D2205" w:rsidRPr="00F95AB7">
        <w:rPr>
          <w:rFonts w:ascii="Times New Roman" w:hAnsi="Times New Roman" w:cs="Times New Roman"/>
          <w:sz w:val="28"/>
          <w:szCs w:val="28"/>
        </w:rPr>
        <w:t>;</w:t>
      </w:r>
    </w:p>
    <w:p w14:paraId="5E9FD8C7" w14:textId="77777777" w:rsidR="0073199B" w:rsidRPr="00F95AB7" w:rsidRDefault="0073199B" w:rsidP="00EA2437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СУБД</w:t>
      </w:r>
      <w:r w:rsidR="00011F8F" w:rsidRPr="00F95AB7">
        <w:rPr>
          <w:rFonts w:ascii="Times New Roman" w:hAnsi="Times New Roman" w:cs="Times New Roman"/>
          <w:sz w:val="28"/>
          <w:szCs w:val="28"/>
        </w:rPr>
        <w:t xml:space="preserve"> </w:t>
      </w:r>
      <w:r w:rsidR="00011F8F" w:rsidRPr="00F95AB7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030FC9">
        <w:rPr>
          <w:rFonts w:ascii="Times New Roman" w:hAnsi="Times New Roman" w:cs="Times New Roman"/>
          <w:sz w:val="28"/>
          <w:szCs w:val="28"/>
        </w:rPr>
        <w:t xml:space="preserve"> не ниже 3.6</w:t>
      </w:r>
      <w:r w:rsidR="004D2205" w:rsidRPr="00F95AB7">
        <w:rPr>
          <w:rFonts w:ascii="Times New Roman" w:hAnsi="Times New Roman" w:cs="Times New Roman"/>
          <w:sz w:val="28"/>
          <w:szCs w:val="28"/>
        </w:rPr>
        <w:t>;</w:t>
      </w:r>
    </w:p>
    <w:p w14:paraId="354C2C3A" w14:textId="77777777" w:rsidR="0073199B" w:rsidRPr="00F95AB7" w:rsidRDefault="0073199B" w:rsidP="00EA2437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развернутая платформа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ION</w:t>
      </w:r>
      <w:r w:rsidRPr="00F95AB7">
        <w:rPr>
          <w:rFonts w:ascii="Times New Roman" w:hAnsi="Times New Roman" w:cs="Times New Roman"/>
          <w:sz w:val="28"/>
          <w:szCs w:val="28"/>
        </w:rPr>
        <w:t xml:space="preserve"> </w:t>
      </w:r>
      <w:r w:rsidR="00011F8F" w:rsidRPr="00F95AB7">
        <w:rPr>
          <w:rFonts w:ascii="Times New Roman" w:hAnsi="Times New Roman" w:cs="Times New Roman"/>
          <w:sz w:val="28"/>
          <w:szCs w:val="28"/>
        </w:rPr>
        <w:t>в среде выполнения</w:t>
      </w:r>
      <w:ins w:id="11" w:author="jenev" w:date="2018-12-07T17:55:00Z">
        <w:r w:rsidR="00BB7F9A">
          <w:rPr>
            <w:rFonts w:ascii="Times New Roman" w:hAnsi="Times New Roman" w:cs="Times New Roman"/>
            <w:sz w:val="28"/>
            <w:szCs w:val="28"/>
          </w:rPr>
          <w:t>.</w:t>
        </w:r>
      </w:ins>
      <w:del w:id="12" w:author="jenev" w:date="2018-12-07T17:55:00Z">
        <w:r w:rsidR="004D2205" w:rsidRPr="00F95AB7" w:rsidDel="00BB7F9A">
          <w:rPr>
            <w:rFonts w:ascii="Times New Roman" w:hAnsi="Times New Roman" w:cs="Times New Roman"/>
            <w:sz w:val="28"/>
            <w:szCs w:val="28"/>
          </w:rPr>
          <w:delText>;</w:delText>
        </w:r>
      </w:del>
    </w:p>
    <w:p w14:paraId="4649700E" w14:textId="77777777" w:rsidR="0001169F" w:rsidRDefault="001F24FA" w:rsidP="00802918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для улучшения функциональности и скорости работы требуется установить:</w:t>
      </w:r>
    </w:p>
    <w:p w14:paraId="0A5CB1C4" w14:textId="77777777" w:rsidR="001F24FA" w:rsidRPr="001F24FA" w:rsidRDefault="001F24FA" w:rsidP="001F24FA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файлового хранилища </w:t>
      </w:r>
      <w:r w:rsidRPr="001F24FA">
        <w:rPr>
          <w:rFonts w:ascii="Times New Roman" w:hAnsi="Times New Roman" w:cs="Times New Roman"/>
          <w:sz w:val="28"/>
          <w:szCs w:val="28"/>
        </w:rPr>
        <w:t>NextCloud</w:t>
      </w:r>
      <w:r>
        <w:rPr>
          <w:rFonts w:ascii="Times New Roman" w:hAnsi="Times New Roman" w:cs="Times New Roman"/>
          <w:sz w:val="28"/>
          <w:szCs w:val="28"/>
        </w:rPr>
        <w:t>, последней версии</w:t>
      </w:r>
      <w:ins w:id="13" w:author="jenev" w:date="2018-12-07T17:55:00Z">
        <w:r w:rsidR="00BB7F9A">
          <w:rPr>
            <w:rFonts w:ascii="Times New Roman" w:hAnsi="Times New Roman" w:cs="Times New Roman"/>
            <w:sz w:val="28"/>
            <w:szCs w:val="28"/>
          </w:rPr>
          <w:t>;</w:t>
        </w:r>
      </w:ins>
      <w:del w:id="14" w:author="jenev" w:date="2018-12-07T17:55:00Z">
        <w:r w:rsidDel="00BB7F9A">
          <w:rPr>
            <w:rFonts w:ascii="Times New Roman" w:hAnsi="Times New Roman" w:cs="Times New Roman"/>
            <w:sz w:val="28"/>
            <w:szCs w:val="28"/>
          </w:rPr>
          <w:delText>.</w:delText>
        </w:r>
      </w:del>
    </w:p>
    <w:p w14:paraId="211C562A" w14:textId="77777777" w:rsidR="001F24FA" w:rsidRPr="001F24FA" w:rsidRDefault="001F24FA" w:rsidP="001F24FA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кеширования </w:t>
      </w:r>
      <w:r w:rsidRPr="001F24FA">
        <w:rPr>
          <w:rFonts w:ascii="Times New Roman" w:hAnsi="Times New Roman" w:cs="Times New Roman"/>
          <w:sz w:val="28"/>
          <w:szCs w:val="28"/>
        </w:rPr>
        <w:t>Redis</w:t>
      </w:r>
      <w:r>
        <w:rPr>
          <w:rFonts w:ascii="Times New Roman" w:hAnsi="Times New Roman" w:cs="Times New Roman"/>
          <w:sz w:val="28"/>
          <w:szCs w:val="28"/>
        </w:rPr>
        <w:t>, последней версии.</w:t>
      </w:r>
    </w:p>
    <w:p w14:paraId="5722584E" w14:textId="77777777" w:rsidR="001F24FA" w:rsidRPr="00F95AB7" w:rsidRDefault="001F24FA" w:rsidP="00802918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BA29A60" w14:textId="77777777" w:rsidR="00F22D43" w:rsidRPr="00F95AB7" w:rsidRDefault="001819E8" w:rsidP="00802918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5" w:name="_Toc494900123"/>
      <w:r w:rsidRPr="00F95AB7">
        <w:rPr>
          <w:rFonts w:ascii="Times New Roman" w:hAnsi="Times New Roman" w:cs="Times New Roman"/>
          <w:sz w:val="28"/>
          <w:szCs w:val="28"/>
        </w:rPr>
        <w:lastRenderedPageBreak/>
        <w:t>Клиентское окружение</w:t>
      </w:r>
      <w:bookmarkEnd w:id="15"/>
    </w:p>
    <w:p w14:paraId="08094040" w14:textId="77777777" w:rsidR="001819E8" w:rsidRPr="00F95AB7" w:rsidRDefault="00B70B1A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Клиентом </w:t>
      </w:r>
      <w:r w:rsidR="00141ABC" w:rsidRPr="00F95AB7">
        <w:rPr>
          <w:rFonts w:ascii="Times New Roman" w:hAnsi="Times New Roman" w:cs="Times New Roman"/>
          <w:sz w:val="28"/>
          <w:szCs w:val="28"/>
        </w:rPr>
        <w:t>для решения</w:t>
      </w:r>
      <w:r w:rsidRPr="00F95AB7"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ION</w:t>
      </w:r>
      <w:r w:rsidRPr="00F95AB7">
        <w:rPr>
          <w:rFonts w:ascii="Times New Roman" w:hAnsi="Times New Roman" w:cs="Times New Roman"/>
          <w:sz w:val="28"/>
          <w:szCs w:val="28"/>
        </w:rPr>
        <w:t xml:space="preserve"> является интернет браузер. Платформой обеспечивается совместимость со следующими интернет браузерами:</w:t>
      </w:r>
    </w:p>
    <w:p w14:paraId="65F295E3" w14:textId="77777777" w:rsidR="00361FFE" w:rsidRPr="00F95AB7" w:rsidRDefault="00361FFE" w:rsidP="00EA2437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5AB7">
        <w:rPr>
          <w:rFonts w:ascii="Times New Roman" w:hAnsi="Times New Roman" w:cs="Times New Roman"/>
          <w:sz w:val="28"/>
          <w:szCs w:val="28"/>
          <w:lang w:val="en-US"/>
        </w:rPr>
        <w:t>Internet Explorer</w:t>
      </w:r>
      <w:r w:rsidR="00A05E08" w:rsidRPr="00F95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5E08" w:rsidRPr="00F95AB7">
        <w:rPr>
          <w:rFonts w:ascii="Times New Roman" w:hAnsi="Times New Roman" w:cs="Times New Roman"/>
          <w:sz w:val="28"/>
          <w:szCs w:val="28"/>
        </w:rPr>
        <w:t>версии</w:t>
      </w:r>
      <w:r w:rsidR="00A05E08" w:rsidRPr="00F95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84FD0" w:rsidRPr="00084FD0">
        <w:rPr>
          <w:rFonts w:ascii="Times New Roman" w:hAnsi="Times New Roman" w:cs="Times New Roman"/>
          <w:sz w:val="28"/>
          <w:szCs w:val="28"/>
          <w:lang w:val="en-US"/>
        </w:rPr>
        <w:t>11</w:t>
      </w:r>
      <w:r w:rsidR="00A05E08" w:rsidRPr="00F95AB7">
        <w:rPr>
          <w:rFonts w:ascii="Times New Roman" w:hAnsi="Times New Roman" w:cs="Times New Roman"/>
          <w:sz w:val="28"/>
          <w:szCs w:val="28"/>
          <w:lang w:val="en-US"/>
        </w:rPr>
        <w:t xml:space="preserve">.0 </w:t>
      </w:r>
      <w:r w:rsidR="00A05E08" w:rsidRPr="00F95AB7">
        <w:rPr>
          <w:rFonts w:ascii="Times New Roman" w:hAnsi="Times New Roman" w:cs="Times New Roman"/>
          <w:sz w:val="28"/>
          <w:szCs w:val="28"/>
        </w:rPr>
        <w:t>и</w:t>
      </w:r>
      <w:r w:rsidR="00A05E08" w:rsidRPr="00F95A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5E08" w:rsidRPr="00F95AB7">
        <w:rPr>
          <w:rFonts w:ascii="Times New Roman" w:hAnsi="Times New Roman" w:cs="Times New Roman"/>
          <w:sz w:val="28"/>
          <w:szCs w:val="28"/>
        </w:rPr>
        <w:t>новее</w:t>
      </w:r>
      <w:ins w:id="16" w:author="jenev" w:date="2018-12-07T17:56:00Z">
        <w:r w:rsidR="00BB7F9A" w:rsidRPr="00BB7F9A">
          <w:rPr>
            <w:rFonts w:ascii="Times New Roman" w:hAnsi="Times New Roman" w:cs="Times New Roman"/>
            <w:sz w:val="28"/>
            <w:szCs w:val="28"/>
            <w:lang w:val="en-US"/>
            <w:rPrChange w:id="17" w:author="jenev" w:date="2018-12-07T17:56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;</w:t>
        </w:r>
      </w:ins>
      <w:del w:id="18" w:author="jenev" w:date="2018-12-07T17:56:00Z">
        <w:r w:rsidR="00A05E08" w:rsidRPr="00F95AB7" w:rsidDel="00BB7F9A">
          <w:rPr>
            <w:rFonts w:ascii="Times New Roman" w:hAnsi="Times New Roman" w:cs="Times New Roman"/>
            <w:sz w:val="28"/>
            <w:szCs w:val="28"/>
            <w:lang w:val="en-US"/>
          </w:rPr>
          <w:delText>.</w:delText>
        </w:r>
      </w:del>
    </w:p>
    <w:p w14:paraId="266D1FF9" w14:textId="77777777" w:rsidR="00361FFE" w:rsidRPr="00F95AB7" w:rsidRDefault="00361FFE" w:rsidP="00EA2437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Mozilla Firefox</w:t>
      </w:r>
      <w:ins w:id="19" w:author="jenev" w:date="2018-12-07T17:56:00Z">
        <w:r w:rsidR="00BB7F9A">
          <w:rPr>
            <w:rFonts w:ascii="Times New Roman" w:hAnsi="Times New Roman" w:cs="Times New Roman"/>
            <w:sz w:val="28"/>
            <w:szCs w:val="28"/>
          </w:rPr>
          <w:t>;</w:t>
        </w:r>
      </w:ins>
    </w:p>
    <w:p w14:paraId="43706C9F" w14:textId="77777777" w:rsidR="00361FFE" w:rsidRPr="00F95AB7" w:rsidRDefault="00361FFE" w:rsidP="00EA2437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Google Chrome</w:t>
      </w:r>
      <w:ins w:id="20" w:author="jenev" w:date="2018-12-07T17:56:00Z">
        <w:r w:rsidR="00BB7F9A">
          <w:rPr>
            <w:rFonts w:ascii="Times New Roman" w:hAnsi="Times New Roman" w:cs="Times New Roman"/>
            <w:sz w:val="28"/>
            <w:szCs w:val="28"/>
          </w:rPr>
          <w:t>;</w:t>
        </w:r>
      </w:ins>
    </w:p>
    <w:p w14:paraId="4B03EF72" w14:textId="77777777" w:rsidR="00361FFE" w:rsidRPr="00F95AB7" w:rsidRDefault="00361FFE" w:rsidP="00EA2437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Safari</w:t>
      </w:r>
      <w:ins w:id="21" w:author="jenev" w:date="2018-12-07T17:56:00Z">
        <w:r w:rsidR="00BB7F9A">
          <w:rPr>
            <w:rFonts w:ascii="Times New Roman" w:hAnsi="Times New Roman" w:cs="Times New Roman"/>
            <w:sz w:val="28"/>
            <w:szCs w:val="28"/>
          </w:rPr>
          <w:t>;</w:t>
        </w:r>
      </w:ins>
    </w:p>
    <w:p w14:paraId="7105C087" w14:textId="77777777" w:rsidR="00361FFE" w:rsidRPr="00F95AB7" w:rsidRDefault="00361FFE" w:rsidP="00EA2437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Opera</w:t>
      </w:r>
      <w:ins w:id="22" w:author="jenev" w:date="2018-12-07T17:56:00Z">
        <w:r w:rsidR="00BB7F9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04B7EC43" w14:textId="77777777" w:rsidR="001819E8" w:rsidRPr="00F95AB7" w:rsidRDefault="001819E8" w:rsidP="008029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EF8B80" w14:textId="77777777" w:rsidR="00D0385E" w:rsidRPr="00F95AB7" w:rsidRDefault="00D0385E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C77A13" w14:textId="77777777" w:rsidR="00743D5E" w:rsidRPr="00F95AB7" w:rsidRDefault="00743D5E" w:rsidP="00802918">
      <w:pPr>
        <w:spacing w:after="160"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br w:type="page"/>
      </w:r>
    </w:p>
    <w:p w14:paraId="0DA31D2C" w14:textId="77777777" w:rsidR="007F032F" w:rsidRDefault="00C220E4" w:rsidP="00802918">
      <w:pPr>
        <w:pStyle w:val="1"/>
        <w:spacing w:line="360" w:lineRule="auto"/>
        <w:rPr>
          <w:rFonts w:ascii="Times New Roman" w:hAnsi="Times New Roman" w:cs="Times New Roman"/>
        </w:rPr>
      </w:pPr>
      <w:bookmarkStart w:id="23" w:name="_Toc494900124"/>
      <w:r w:rsidRPr="00FF3B68">
        <w:rPr>
          <w:rFonts w:ascii="Times New Roman" w:hAnsi="Times New Roman" w:cs="Times New Roman"/>
        </w:rPr>
        <w:lastRenderedPageBreak/>
        <w:t>С</w:t>
      </w:r>
      <w:r w:rsidR="007F032F" w:rsidRPr="00FF3B68">
        <w:rPr>
          <w:rFonts w:ascii="Times New Roman" w:hAnsi="Times New Roman" w:cs="Times New Roman"/>
        </w:rPr>
        <w:t>ред</w:t>
      </w:r>
      <w:r w:rsidR="00D37603" w:rsidRPr="00FF3B68">
        <w:rPr>
          <w:rFonts w:ascii="Times New Roman" w:hAnsi="Times New Roman" w:cs="Times New Roman"/>
        </w:rPr>
        <w:t>а</w:t>
      </w:r>
      <w:r w:rsidR="007F032F" w:rsidRPr="00FF3B68">
        <w:rPr>
          <w:rFonts w:ascii="Times New Roman" w:hAnsi="Times New Roman" w:cs="Times New Roman"/>
        </w:rPr>
        <w:t xml:space="preserve"> исполнения </w:t>
      </w:r>
      <w:r w:rsidR="00551047" w:rsidRPr="00FF3B68">
        <w:rPr>
          <w:rFonts w:ascii="Times New Roman" w:hAnsi="Times New Roman" w:cs="Times New Roman"/>
        </w:rPr>
        <w:t>Node</w:t>
      </w:r>
      <w:r w:rsidR="002A1FED" w:rsidRPr="00FF3B68">
        <w:rPr>
          <w:rFonts w:ascii="Times New Roman" w:hAnsi="Times New Roman" w:cs="Times New Roman"/>
        </w:rPr>
        <w:t>.js</w:t>
      </w:r>
      <w:bookmarkEnd w:id="23"/>
    </w:p>
    <w:p w14:paraId="45A2D489" w14:textId="77777777" w:rsidR="00180309" w:rsidRPr="00180309" w:rsidRDefault="00180309" w:rsidP="001803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0309">
        <w:rPr>
          <w:rFonts w:ascii="Times New Roman" w:hAnsi="Times New Roman" w:cs="Times New Roman"/>
          <w:sz w:val="28"/>
          <w:szCs w:val="28"/>
        </w:rPr>
        <w:t xml:space="preserve">Установка среды исполнения Node.js осуществляется </w:t>
      </w:r>
      <w:r w:rsidR="00084FD0">
        <w:rPr>
          <w:rFonts w:ascii="Times New Roman" w:hAnsi="Times New Roman" w:cs="Times New Roman"/>
          <w:sz w:val="28"/>
          <w:szCs w:val="28"/>
        </w:rPr>
        <w:t xml:space="preserve">под операционную </w:t>
      </w:r>
      <w:del w:id="24" w:author="jenev" w:date="2018-12-07T17:59:00Z">
        <w:r w:rsidR="00084FD0" w:rsidDel="00F37B2B">
          <w:rPr>
            <w:rFonts w:ascii="Times New Roman" w:hAnsi="Times New Roman" w:cs="Times New Roman"/>
            <w:sz w:val="28"/>
            <w:szCs w:val="28"/>
          </w:rPr>
          <w:delText>средц</w:delText>
        </w:r>
        <w:r w:rsidRPr="00180309" w:rsidDel="00F37B2B">
          <w:rPr>
            <w:rFonts w:ascii="Times New Roman" w:hAnsi="Times New Roman" w:cs="Times New Roman"/>
            <w:sz w:val="28"/>
            <w:szCs w:val="28"/>
          </w:rPr>
          <w:delText xml:space="preserve"> </w:delText>
        </w:r>
      </w:del>
      <w:ins w:id="25" w:author="jenev" w:date="2018-12-07T17:59:00Z">
        <w:r w:rsidR="00F37B2B">
          <w:rPr>
            <w:rFonts w:ascii="Times New Roman" w:hAnsi="Times New Roman" w:cs="Times New Roman"/>
            <w:sz w:val="28"/>
            <w:szCs w:val="28"/>
          </w:rPr>
          <w:t>среду</w:t>
        </w:r>
        <w:r w:rsidR="00F37B2B" w:rsidRPr="00180309"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  <w:r w:rsidRPr="00180309">
        <w:rPr>
          <w:rFonts w:ascii="Times New Roman" w:hAnsi="Times New Roman" w:cs="Times New Roman"/>
          <w:sz w:val="28"/>
          <w:szCs w:val="28"/>
        </w:rPr>
        <w:t>Windows. Под операционную среду Linux</w:t>
      </w:r>
      <w:r w:rsidR="00084FD0">
        <w:rPr>
          <w:rFonts w:ascii="Times New Roman" w:hAnsi="Times New Roman" w:cs="Times New Roman"/>
          <w:sz w:val="28"/>
          <w:szCs w:val="28"/>
        </w:rPr>
        <w:t xml:space="preserve"> обычно</w:t>
      </w:r>
      <w:r w:rsidRPr="00180309">
        <w:rPr>
          <w:rFonts w:ascii="Times New Roman" w:hAnsi="Times New Roman" w:cs="Times New Roman"/>
          <w:sz w:val="28"/>
          <w:szCs w:val="28"/>
        </w:rPr>
        <w:t xml:space="preserve"> используются готовые контейнеры Docker содержащие и </w:t>
      </w:r>
      <w:del w:id="26" w:author="jenev" w:date="2018-12-07T17:59:00Z">
        <w:r w:rsidRPr="00180309" w:rsidDel="00F37B2B">
          <w:rPr>
            <w:rFonts w:ascii="Times New Roman" w:hAnsi="Times New Roman" w:cs="Times New Roman"/>
            <w:sz w:val="28"/>
            <w:szCs w:val="28"/>
          </w:rPr>
          <w:delText>среду исполнения</w:delText>
        </w:r>
      </w:del>
      <w:ins w:id="27" w:author="jenev" w:date="2018-12-07T17:59:00Z">
        <w:r w:rsidR="00F37B2B" w:rsidRPr="00180309">
          <w:rPr>
            <w:rFonts w:ascii="Times New Roman" w:hAnsi="Times New Roman" w:cs="Times New Roman"/>
            <w:sz w:val="28"/>
            <w:szCs w:val="28"/>
          </w:rPr>
          <w:t>среду исполнения,</w:t>
        </w:r>
      </w:ins>
      <w:r w:rsidRPr="00180309">
        <w:rPr>
          <w:rFonts w:ascii="Times New Roman" w:hAnsi="Times New Roman" w:cs="Times New Roman"/>
          <w:sz w:val="28"/>
          <w:szCs w:val="28"/>
        </w:rPr>
        <w:t xml:space="preserve"> и само приложение.</w:t>
      </w:r>
      <w:r w:rsidR="00084FD0">
        <w:rPr>
          <w:rFonts w:ascii="Times New Roman" w:hAnsi="Times New Roman" w:cs="Times New Roman"/>
          <w:sz w:val="28"/>
          <w:szCs w:val="28"/>
        </w:rPr>
        <w:t xml:space="preserve"> Но в целом последовательность установки является аналогичной.</w:t>
      </w:r>
    </w:p>
    <w:p w14:paraId="12C0646A" w14:textId="77777777" w:rsidR="002C0CC1" w:rsidRPr="003C7C76" w:rsidRDefault="002C0CC1" w:rsidP="00802918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8" w:name="_Toc494900125"/>
      <w:r w:rsidRPr="00F95AB7">
        <w:rPr>
          <w:rFonts w:ascii="Times New Roman" w:hAnsi="Times New Roman" w:cs="Times New Roman"/>
          <w:sz w:val="28"/>
          <w:szCs w:val="28"/>
        </w:rPr>
        <w:t xml:space="preserve">Установка среды исполнения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2A1FED" w:rsidRPr="00F95AB7">
        <w:rPr>
          <w:rFonts w:ascii="Times New Roman" w:hAnsi="Times New Roman" w:cs="Times New Roman"/>
          <w:sz w:val="28"/>
          <w:szCs w:val="28"/>
        </w:rPr>
        <w:t>.</w:t>
      </w:r>
      <w:r w:rsidR="002A1FED" w:rsidRPr="00F95AB7">
        <w:rPr>
          <w:rFonts w:ascii="Times New Roman" w:hAnsi="Times New Roman" w:cs="Times New Roman"/>
          <w:sz w:val="28"/>
          <w:szCs w:val="28"/>
          <w:lang w:val="en-US"/>
        </w:rPr>
        <w:t>js</w:t>
      </w:r>
      <w:bookmarkEnd w:id="28"/>
      <w:r w:rsidR="00644419" w:rsidRPr="006444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D8E569" w14:textId="77777777" w:rsidR="00551047" w:rsidRPr="00F95AB7" w:rsidRDefault="00551047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Node.js - является средой, в которой осуществляется исполнение компонентов</w:t>
      </w:r>
      <w:r w:rsidR="002C0CC1" w:rsidRPr="00F95AB7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Pr="00F95AB7">
        <w:rPr>
          <w:rFonts w:ascii="Times New Roman" w:hAnsi="Times New Roman" w:cs="Times New Roman"/>
          <w:sz w:val="28"/>
          <w:szCs w:val="28"/>
        </w:rPr>
        <w:t xml:space="preserve">. </w:t>
      </w:r>
      <w:r w:rsidR="00EB185B" w:rsidRPr="00F95AB7">
        <w:rPr>
          <w:rFonts w:ascii="Times New Roman" w:hAnsi="Times New Roman" w:cs="Times New Roman"/>
          <w:sz w:val="28"/>
          <w:szCs w:val="28"/>
        </w:rPr>
        <w:t xml:space="preserve">Актуальную версию можно получить по адресу </w:t>
      </w:r>
      <w:hyperlink r:id="rId9" w:history="1">
        <w:r w:rsidR="0060648D" w:rsidRPr="00F95AB7">
          <w:rPr>
            <w:rStyle w:val="ac"/>
            <w:rFonts w:ascii="Times New Roman" w:hAnsi="Times New Roman" w:cs="Times New Roman"/>
            <w:sz w:val="28"/>
            <w:szCs w:val="28"/>
          </w:rPr>
          <w:t>https://</w:t>
        </w:r>
        <w:r w:rsidR="0060648D" w:rsidRPr="00F95AB7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n</w:t>
        </w:r>
        <w:r w:rsidR="0060648D" w:rsidRPr="00F95AB7">
          <w:rPr>
            <w:rStyle w:val="ac"/>
            <w:rFonts w:ascii="Times New Roman" w:hAnsi="Times New Roman" w:cs="Times New Roman"/>
            <w:sz w:val="28"/>
            <w:szCs w:val="28"/>
          </w:rPr>
          <w:t>odejs.org</w:t>
        </w:r>
      </w:hyperlink>
      <w:r w:rsidRPr="00F95AB7">
        <w:rPr>
          <w:rFonts w:ascii="Times New Roman" w:hAnsi="Times New Roman" w:cs="Times New Roman"/>
          <w:sz w:val="28"/>
          <w:szCs w:val="28"/>
        </w:rPr>
        <w:t>.</w:t>
      </w:r>
      <w:r w:rsidR="002A1FED" w:rsidRPr="00F95AB7">
        <w:rPr>
          <w:rFonts w:ascii="Times New Roman" w:hAnsi="Times New Roman" w:cs="Times New Roman"/>
          <w:sz w:val="28"/>
          <w:szCs w:val="28"/>
        </w:rPr>
        <w:t xml:space="preserve"> Для работы системы необх</w:t>
      </w:r>
      <w:r w:rsidR="00180309">
        <w:rPr>
          <w:rFonts w:ascii="Times New Roman" w:hAnsi="Times New Roman" w:cs="Times New Roman"/>
          <w:sz w:val="28"/>
          <w:szCs w:val="28"/>
        </w:rPr>
        <w:t>одимо установить версию старше 8</w:t>
      </w:r>
      <w:r w:rsidR="002A1FED" w:rsidRPr="00F95AB7">
        <w:rPr>
          <w:rFonts w:ascii="Times New Roman" w:hAnsi="Times New Roman" w:cs="Times New Roman"/>
          <w:sz w:val="28"/>
          <w:szCs w:val="28"/>
        </w:rPr>
        <w:t>.</w:t>
      </w:r>
      <w:r w:rsidR="00180309" w:rsidRPr="00952B2F">
        <w:rPr>
          <w:rFonts w:ascii="Times New Roman" w:hAnsi="Times New Roman" w:cs="Times New Roman"/>
          <w:sz w:val="28"/>
          <w:szCs w:val="28"/>
        </w:rPr>
        <w:t>2</w:t>
      </w:r>
      <w:r w:rsidR="002A1FED" w:rsidRPr="00F95AB7">
        <w:rPr>
          <w:rFonts w:ascii="Times New Roman" w:hAnsi="Times New Roman" w:cs="Times New Roman"/>
          <w:sz w:val="28"/>
          <w:szCs w:val="28"/>
        </w:rPr>
        <w:t xml:space="preserve">.0, но меньше </w:t>
      </w:r>
      <w:r w:rsidR="00180309" w:rsidRPr="00952B2F">
        <w:rPr>
          <w:rFonts w:ascii="Times New Roman" w:hAnsi="Times New Roman" w:cs="Times New Roman"/>
          <w:sz w:val="28"/>
          <w:szCs w:val="28"/>
        </w:rPr>
        <w:t>9</w:t>
      </w:r>
      <w:r w:rsidR="002A1FED" w:rsidRPr="00F95AB7">
        <w:rPr>
          <w:rFonts w:ascii="Times New Roman" w:hAnsi="Times New Roman" w:cs="Times New Roman"/>
          <w:sz w:val="28"/>
          <w:szCs w:val="28"/>
        </w:rPr>
        <w:t>.0.0.</w:t>
      </w:r>
    </w:p>
    <w:p w14:paraId="10E5E21C" w14:textId="77777777" w:rsidR="002A1FED" w:rsidRPr="00F95AB7" w:rsidRDefault="002A1FED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При установке нужно добавить файлы </w:t>
      </w:r>
      <w:r w:rsidR="0060648D" w:rsidRPr="00F95AB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60648D" w:rsidRPr="00F95AB7">
        <w:rPr>
          <w:rFonts w:ascii="Times New Roman" w:hAnsi="Times New Roman" w:cs="Times New Roman"/>
          <w:sz w:val="28"/>
          <w:szCs w:val="28"/>
        </w:rPr>
        <w:t>.</w:t>
      </w:r>
      <w:r w:rsidR="0060648D" w:rsidRPr="00F95AB7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F95AB7">
        <w:rPr>
          <w:rFonts w:ascii="Times New Roman" w:hAnsi="Times New Roman" w:cs="Times New Roman"/>
          <w:sz w:val="28"/>
          <w:szCs w:val="28"/>
        </w:rPr>
        <w:t xml:space="preserve"> в путь – для этого в конфигурировании компонентов есть специальный пункт.</w:t>
      </w:r>
      <w:r w:rsidR="001B3E3E" w:rsidRPr="00F95AB7">
        <w:rPr>
          <w:rFonts w:ascii="Times New Roman" w:hAnsi="Times New Roman" w:cs="Times New Roman"/>
          <w:sz w:val="28"/>
          <w:szCs w:val="28"/>
        </w:rPr>
        <w:t xml:space="preserve"> Рекомендуется чтобы в путях устан</w:t>
      </w:r>
      <w:r w:rsidR="00EA7D06" w:rsidRPr="00F95AB7">
        <w:rPr>
          <w:rFonts w:ascii="Times New Roman" w:hAnsi="Times New Roman" w:cs="Times New Roman"/>
          <w:sz w:val="28"/>
          <w:szCs w:val="28"/>
        </w:rPr>
        <w:t>о</w:t>
      </w:r>
      <w:r w:rsidR="001B3E3E" w:rsidRPr="00F95AB7">
        <w:rPr>
          <w:rFonts w:ascii="Times New Roman" w:hAnsi="Times New Roman" w:cs="Times New Roman"/>
          <w:sz w:val="28"/>
          <w:szCs w:val="28"/>
        </w:rPr>
        <w:t xml:space="preserve">вки </w:t>
      </w:r>
      <w:r w:rsidR="001B3E3E" w:rsidRPr="00F95AB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1B3E3E" w:rsidRPr="00F95AB7">
        <w:rPr>
          <w:rFonts w:ascii="Times New Roman" w:hAnsi="Times New Roman" w:cs="Times New Roman"/>
          <w:sz w:val="28"/>
          <w:szCs w:val="28"/>
        </w:rPr>
        <w:t>.</w:t>
      </w:r>
      <w:r w:rsidR="001B3E3E" w:rsidRPr="00F95AB7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1B3E3E" w:rsidRPr="00F95AB7">
        <w:rPr>
          <w:rFonts w:ascii="Times New Roman" w:hAnsi="Times New Roman" w:cs="Times New Roman"/>
          <w:sz w:val="28"/>
          <w:szCs w:val="28"/>
        </w:rPr>
        <w:t xml:space="preserve"> отсутствовали русские буквы и пробелы</w:t>
      </w:r>
      <w:r w:rsidR="00E80E5A" w:rsidRPr="00F95AB7">
        <w:rPr>
          <w:rFonts w:ascii="Times New Roman" w:hAnsi="Times New Roman" w:cs="Times New Roman"/>
          <w:sz w:val="28"/>
          <w:szCs w:val="28"/>
        </w:rPr>
        <w:t>.</w:t>
      </w:r>
    </w:p>
    <w:p w14:paraId="5E20147A" w14:textId="77777777" w:rsidR="00186195" w:rsidRPr="00F95AB7" w:rsidRDefault="00186195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BE7107" w14:textId="77777777" w:rsidR="002A1FED" w:rsidRPr="00F95AB7" w:rsidRDefault="002A1FED" w:rsidP="00FF3B68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334F1" wp14:editId="6692C5E2">
            <wp:extent cx="5127625" cy="399608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321" cy="40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D1D1" w14:textId="77777777" w:rsidR="00186195" w:rsidRPr="00F95AB7" w:rsidRDefault="00186195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380236" w14:textId="77777777" w:rsidR="00084FD0" w:rsidRDefault="00551047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Если node.js была установлена</w:t>
      </w:r>
      <w:r w:rsidR="00D2307D" w:rsidRPr="00F95AB7">
        <w:rPr>
          <w:rFonts w:ascii="Times New Roman" w:hAnsi="Times New Roman" w:cs="Times New Roman"/>
          <w:sz w:val="28"/>
          <w:szCs w:val="28"/>
        </w:rPr>
        <w:t xml:space="preserve"> до этого</w:t>
      </w:r>
      <w:r w:rsidRPr="00F95AB7">
        <w:rPr>
          <w:rFonts w:ascii="Times New Roman" w:hAnsi="Times New Roman" w:cs="Times New Roman"/>
          <w:sz w:val="28"/>
          <w:szCs w:val="28"/>
        </w:rPr>
        <w:t xml:space="preserve">, </w:t>
      </w:r>
      <w:r w:rsidR="00D2307D" w:rsidRPr="00F95AB7">
        <w:rPr>
          <w:rFonts w:ascii="Times New Roman" w:hAnsi="Times New Roman" w:cs="Times New Roman"/>
          <w:sz w:val="28"/>
          <w:szCs w:val="28"/>
        </w:rPr>
        <w:t xml:space="preserve">то необходимо </w:t>
      </w:r>
      <w:r w:rsidRPr="00F95AB7">
        <w:rPr>
          <w:rFonts w:ascii="Times New Roman" w:hAnsi="Times New Roman" w:cs="Times New Roman"/>
          <w:sz w:val="28"/>
          <w:szCs w:val="28"/>
        </w:rPr>
        <w:t>выполнить в командной строке:</w:t>
      </w:r>
    </w:p>
    <w:p w14:paraId="62B9AFCD" w14:textId="77777777" w:rsidR="00084FD0" w:rsidRPr="00B67593" w:rsidRDefault="00084FD0" w:rsidP="00084FD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</w:rPr>
      </w:pP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lastRenderedPageBreak/>
        <w:t>npm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cache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clean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-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f</w:t>
      </w:r>
    </w:p>
    <w:p w14:paraId="089A31AE" w14:textId="77777777" w:rsidR="007F032F" w:rsidRDefault="00084FD0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551047" w:rsidRPr="00F95AB7">
        <w:rPr>
          <w:rFonts w:ascii="Times New Roman" w:hAnsi="Times New Roman" w:cs="Times New Roman"/>
          <w:sz w:val="28"/>
          <w:szCs w:val="28"/>
        </w:rPr>
        <w:t>та команда очищает кэш приложений менеджера пакетов.</w:t>
      </w:r>
    </w:p>
    <w:p w14:paraId="1E708A66" w14:textId="77777777" w:rsidR="00C1256B" w:rsidRPr="00F95AB7" w:rsidRDefault="00C1256B" w:rsidP="00802918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Toc494900126"/>
      <w:r w:rsidRPr="00F95AB7">
        <w:rPr>
          <w:rFonts w:ascii="Times New Roman" w:hAnsi="Times New Roman" w:cs="Times New Roman"/>
          <w:sz w:val="28"/>
          <w:szCs w:val="28"/>
          <w:lang w:val="en-US"/>
        </w:rPr>
        <w:t>Установка дополнительного окружения</w:t>
      </w:r>
      <w:bookmarkEnd w:id="29"/>
    </w:p>
    <w:p w14:paraId="5E7A28A5" w14:textId="77777777" w:rsidR="00D32BB7" w:rsidRDefault="002C0CC1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Установка окружения </w:t>
      </w:r>
      <w:r w:rsidR="00DB3BD1" w:rsidRPr="00F95AB7">
        <w:rPr>
          <w:rFonts w:ascii="Times New Roman" w:hAnsi="Times New Roman" w:cs="Times New Roman"/>
          <w:sz w:val="28"/>
          <w:szCs w:val="28"/>
        </w:rPr>
        <w:t xml:space="preserve">не является необходимой для исполнения программ на </w:t>
      </w:r>
      <w:r w:rsidR="00DB3BD1" w:rsidRPr="00F95AB7">
        <w:rPr>
          <w:rFonts w:ascii="Times New Roman" w:hAnsi="Times New Roman" w:cs="Times New Roman"/>
          <w:sz w:val="28"/>
          <w:szCs w:val="28"/>
          <w:lang w:val="en-US"/>
        </w:rPr>
        <w:t>ION</w:t>
      </w:r>
      <w:r w:rsidR="00DB3BD1" w:rsidRPr="00F95AB7">
        <w:rPr>
          <w:rFonts w:ascii="Times New Roman" w:hAnsi="Times New Roman" w:cs="Times New Roman"/>
          <w:sz w:val="28"/>
          <w:szCs w:val="28"/>
        </w:rPr>
        <w:t xml:space="preserve">.платформе </w:t>
      </w:r>
      <w:r w:rsidR="00D73249" w:rsidRPr="00F95AB7">
        <w:rPr>
          <w:rFonts w:ascii="Times New Roman" w:hAnsi="Times New Roman" w:cs="Times New Roman"/>
          <w:sz w:val="28"/>
          <w:szCs w:val="28"/>
        </w:rPr>
        <w:t xml:space="preserve">под </w:t>
      </w:r>
      <w:r w:rsidR="0060648D" w:rsidRPr="00F95AB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60648D" w:rsidRPr="00F95AB7">
        <w:rPr>
          <w:rFonts w:ascii="Times New Roman" w:hAnsi="Times New Roman" w:cs="Times New Roman"/>
          <w:sz w:val="28"/>
          <w:szCs w:val="28"/>
        </w:rPr>
        <w:t>.</w:t>
      </w:r>
      <w:r w:rsidR="0060648D" w:rsidRPr="00F95AB7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7542A" w:rsidRPr="00F95AB7">
        <w:rPr>
          <w:rFonts w:ascii="Times New Roman" w:hAnsi="Times New Roman" w:cs="Times New Roman"/>
          <w:sz w:val="28"/>
          <w:szCs w:val="28"/>
        </w:rPr>
        <w:t xml:space="preserve"> собранную в виде дистрибутива. Но </w:t>
      </w:r>
      <w:r w:rsidRPr="00F95AB7">
        <w:rPr>
          <w:rFonts w:ascii="Times New Roman" w:hAnsi="Times New Roman" w:cs="Times New Roman"/>
          <w:sz w:val="28"/>
          <w:szCs w:val="28"/>
        </w:rPr>
        <w:t xml:space="preserve">если предполагается </w:t>
      </w:r>
      <w:r w:rsidR="00F40717" w:rsidRPr="00F95AB7">
        <w:rPr>
          <w:rFonts w:ascii="Times New Roman" w:hAnsi="Times New Roman" w:cs="Times New Roman"/>
          <w:sz w:val="28"/>
          <w:szCs w:val="28"/>
        </w:rPr>
        <w:t>самостоятельная установка зависимосте</w:t>
      </w:r>
      <w:r w:rsidR="00860D9E" w:rsidRPr="00F95AB7">
        <w:rPr>
          <w:rFonts w:ascii="Times New Roman" w:hAnsi="Times New Roman" w:cs="Times New Roman"/>
          <w:sz w:val="28"/>
          <w:szCs w:val="28"/>
        </w:rPr>
        <w:t xml:space="preserve">й (библиотек) или их </w:t>
      </w:r>
      <w:r w:rsidR="00640E24" w:rsidRPr="00F95AB7">
        <w:rPr>
          <w:rFonts w:ascii="Times New Roman" w:hAnsi="Times New Roman" w:cs="Times New Roman"/>
          <w:sz w:val="28"/>
          <w:szCs w:val="28"/>
        </w:rPr>
        <w:t>переустановка</w:t>
      </w:r>
      <w:r w:rsidR="00F40717" w:rsidRPr="00F95AB7">
        <w:rPr>
          <w:rFonts w:ascii="Times New Roman" w:hAnsi="Times New Roman" w:cs="Times New Roman"/>
          <w:sz w:val="28"/>
          <w:szCs w:val="28"/>
        </w:rPr>
        <w:t xml:space="preserve"> под другую операционную систему</w:t>
      </w:r>
      <w:r w:rsidR="005B294F" w:rsidRPr="00F95AB7">
        <w:rPr>
          <w:rFonts w:ascii="Times New Roman" w:hAnsi="Times New Roman" w:cs="Times New Roman"/>
          <w:sz w:val="28"/>
          <w:szCs w:val="28"/>
        </w:rPr>
        <w:t>, то достаточно выполнить установк</w:t>
      </w:r>
      <w:r w:rsidR="00BE236B" w:rsidRPr="00F95AB7">
        <w:rPr>
          <w:rFonts w:ascii="Times New Roman" w:hAnsi="Times New Roman" w:cs="Times New Roman"/>
          <w:sz w:val="28"/>
          <w:szCs w:val="28"/>
        </w:rPr>
        <w:t>у</w:t>
      </w:r>
      <w:r w:rsidR="005B294F" w:rsidRPr="00F95AB7">
        <w:rPr>
          <w:rFonts w:ascii="Times New Roman" w:hAnsi="Times New Roman" w:cs="Times New Roman"/>
          <w:sz w:val="28"/>
          <w:szCs w:val="28"/>
        </w:rPr>
        <w:t xml:space="preserve"> следующих компонент</w:t>
      </w:r>
      <w:ins w:id="30" w:author="jenev" w:date="2018-12-07T18:01:00Z">
        <w:r w:rsidR="00F37B2B">
          <w:rPr>
            <w:rFonts w:ascii="Times New Roman" w:hAnsi="Times New Roman" w:cs="Times New Roman"/>
            <w:sz w:val="28"/>
            <w:szCs w:val="28"/>
          </w:rPr>
          <w:t>ов:</w:t>
        </w:r>
      </w:ins>
      <w:del w:id="31" w:author="jenev" w:date="2018-12-07T18:01:00Z">
        <w:r w:rsidR="00F40717" w:rsidRPr="00F95AB7" w:rsidDel="00F37B2B">
          <w:rPr>
            <w:rFonts w:ascii="Times New Roman" w:hAnsi="Times New Roman" w:cs="Times New Roman"/>
            <w:sz w:val="28"/>
            <w:szCs w:val="28"/>
          </w:rPr>
          <w:delText>.</w:delText>
        </w:r>
      </w:del>
    </w:p>
    <w:p w14:paraId="0F76279F" w14:textId="77777777" w:rsidR="00952B2F" w:rsidRPr="00952B2F" w:rsidRDefault="00D32BB7" w:rsidP="00952B2F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BB7">
        <w:rPr>
          <w:rFonts w:ascii="Times New Roman" w:hAnsi="Times New Roman" w:cs="Times New Roman"/>
          <w:sz w:val="28"/>
          <w:szCs w:val="28"/>
        </w:rPr>
        <w:t>пакет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952B2F" w:rsidRPr="00952B2F">
        <w:rPr>
          <w:rFonts w:ascii="Times New Roman" w:hAnsi="Times New Roman" w:cs="Times New Roman"/>
          <w:sz w:val="28"/>
          <w:szCs w:val="28"/>
        </w:rPr>
        <w:t>-</w:t>
      </w:r>
      <w:r w:rsidR="00952B2F">
        <w:rPr>
          <w:rFonts w:ascii="Times New Roman" w:hAnsi="Times New Roman" w:cs="Times New Roman"/>
          <w:sz w:val="28"/>
          <w:szCs w:val="28"/>
          <w:lang w:val="en-US"/>
        </w:rPr>
        <w:t>gyp</w:t>
      </w:r>
      <w:r w:rsidR="00952B2F" w:rsidRPr="00952B2F">
        <w:rPr>
          <w:rFonts w:ascii="Times New Roman" w:hAnsi="Times New Roman" w:cs="Times New Roman"/>
          <w:sz w:val="28"/>
          <w:szCs w:val="28"/>
        </w:rPr>
        <w:t>(</w:t>
      </w:r>
      <w:ins w:id="32" w:author="jenev" w:date="2018-12-07T18:01:00Z">
        <w:r w:rsidR="00F37B2B">
          <w:rPr>
            <w:rFonts w:ascii="Times New Roman" w:hAnsi="Times New Roman" w:cs="Times New Roman"/>
            <w:sz w:val="28"/>
            <w:szCs w:val="28"/>
            <w:lang w:val="en-US"/>
          </w:rPr>
          <w:fldChar w:fldCharType="begin"/>
        </w:r>
        <w:r w:rsidR="00F37B2B" w:rsidRPr="00F37B2B">
          <w:rPr>
            <w:rFonts w:ascii="Times New Roman" w:hAnsi="Times New Roman" w:cs="Times New Roman"/>
            <w:sz w:val="28"/>
            <w:szCs w:val="28"/>
            <w:rPrChange w:id="33" w:author="jenev" w:date="2018-12-07T18:0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instrText xml:space="preserve"> </w:instrText>
        </w:r>
        <w:r w:rsidR="00F37B2B">
          <w:rPr>
            <w:rFonts w:ascii="Times New Roman" w:hAnsi="Times New Roman" w:cs="Times New Roman"/>
            <w:sz w:val="28"/>
            <w:szCs w:val="28"/>
            <w:lang w:val="en-US"/>
          </w:rPr>
          <w:instrText>HYPERLINK</w:instrText>
        </w:r>
        <w:r w:rsidR="00F37B2B" w:rsidRPr="00F37B2B">
          <w:rPr>
            <w:rFonts w:ascii="Times New Roman" w:hAnsi="Times New Roman" w:cs="Times New Roman"/>
            <w:sz w:val="28"/>
            <w:szCs w:val="28"/>
            <w:rPrChange w:id="34" w:author="jenev" w:date="2018-12-07T18:0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instrText xml:space="preserve"> "</w:instrText>
        </w:r>
      </w:ins>
      <w:r w:rsidR="00F37B2B" w:rsidRPr="00D32BB7">
        <w:rPr>
          <w:rFonts w:ascii="Times New Roman" w:hAnsi="Times New Roman" w:cs="Times New Roman"/>
          <w:sz w:val="28"/>
          <w:szCs w:val="28"/>
          <w:lang w:val="en-US"/>
        </w:rPr>
        <w:instrText>https</w:instrText>
      </w:r>
      <w:r w:rsidR="00F37B2B" w:rsidRPr="00952B2F">
        <w:rPr>
          <w:rFonts w:ascii="Times New Roman" w:hAnsi="Times New Roman" w:cs="Times New Roman"/>
          <w:sz w:val="28"/>
          <w:szCs w:val="28"/>
        </w:rPr>
        <w:instrText>://</w:instrText>
      </w:r>
      <w:r w:rsidR="00F37B2B" w:rsidRPr="00D32BB7">
        <w:rPr>
          <w:rFonts w:ascii="Times New Roman" w:hAnsi="Times New Roman" w:cs="Times New Roman"/>
          <w:sz w:val="28"/>
          <w:szCs w:val="28"/>
          <w:lang w:val="en-US"/>
        </w:rPr>
        <w:instrText>github</w:instrText>
      </w:r>
      <w:r w:rsidR="00F37B2B" w:rsidRPr="00952B2F">
        <w:rPr>
          <w:rFonts w:ascii="Times New Roman" w:hAnsi="Times New Roman" w:cs="Times New Roman"/>
          <w:sz w:val="28"/>
          <w:szCs w:val="28"/>
        </w:rPr>
        <w:instrText>.</w:instrText>
      </w:r>
      <w:r w:rsidR="00F37B2B" w:rsidRPr="00D32BB7">
        <w:rPr>
          <w:rFonts w:ascii="Times New Roman" w:hAnsi="Times New Roman" w:cs="Times New Roman"/>
          <w:sz w:val="28"/>
          <w:szCs w:val="28"/>
          <w:lang w:val="en-US"/>
        </w:rPr>
        <w:instrText>com</w:instrText>
      </w:r>
      <w:r w:rsidR="00F37B2B" w:rsidRPr="00952B2F">
        <w:rPr>
          <w:rFonts w:ascii="Times New Roman" w:hAnsi="Times New Roman" w:cs="Times New Roman"/>
          <w:sz w:val="28"/>
          <w:szCs w:val="28"/>
        </w:rPr>
        <w:instrText>/</w:instrText>
      </w:r>
      <w:r w:rsidR="00F37B2B" w:rsidRPr="00D32BB7">
        <w:rPr>
          <w:rFonts w:ascii="Times New Roman" w:hAnsi="Times New Roman" w:cs="Times New Roman"/>
          <w:sz w:val="28"/>
          <w:szCs w:val="28"/>
          <w:lang w:val="en-US"/>
        </w:rPr>
        <w:instrText>nodejs</w:instrText>
      </w:r>
      <w:r w:rsidR="00F37B2B" w:rsidRPr="00952B2F">
        <w:rPr>
          <w:rFonts w:ascii="Times New Roman" w:hAnsi="Times New Roman" w:cs="Times New Roman"/>
          <w:sz w:val="28"/>
          <w:szCs w:val="28"/>
        </w:rPr>
        <w:instrText>/</w:instrText>
      </w:r>
      <w:r w:rsidR="00F37B2B" w:rsidRPr="00D32BB7">
        <w:rPr>
          <w:rFonts w:ascii="Times New Roman" w:hAnsi="Times New Roman" w:cs="Times New Roman"/>
          <w:sz w:val="28"/>
          <w:szCs w:val="28"/>
          <w:lang w:val="en-US"/>
        </w:rPr>
        <w:instrText>node</w:instrText>
      </w:r>
      <w:r w:rsidR="00F37B2B" w:rsidRPr="00952B2F">
        <w:rPr>
          <w:rFonts w:ascii="Times New Roman" w:hAnsi="Times New Roman" w:cs="Times New Roman"/>
          <w:sz w:val="28"/>
          <w:szCs w:val="28"/>
        </w:rPr>
        <w:instrText>-</w:instrText>
      </w:r>
      <w:r w:rsidR="00F37B2B" w:rsidRPr="00D32BB7">
        <w:rPr>
          <w:rFonts w:ascii="Times New Roman" w:hAnsi="Times New Roman" w:cs="Times New Roman"/>
          <w:sz w:val="28"/>
          <w:szCs w:val="28"/>
          <w:lang w:val="en-US"/>
        </w:rPr>
        <w:instrText>gyp</w:instrText>
      </w:r>
      <w:ins w:id="35" w:author="jenev" w:date="2018-12-07T18:01:00Z">
        <w:r w:rsidR="00F37B2B" w:rsidRPr="00F37B2B">
          <w:rPr>
            <w:rFonts w:ascii="Times New Roman" w:hAnsi="Times New Roman" w:cs="Times New Roman"/>
            <w:sz w:val="28"/>
            <w:szCs w:val="28"/>
            <w:rPrChange w:id="36" w:author="jenev" w:date="2018-12-07T18:0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instrText xml:space="preserve">" </w:instrText>
        </w:r>
        <w:r w:rsidR="00F37B2B">
          <w:rPr>
            <w:rFonts w:ascii="Times New Roman" w:hAnsi="Times New Roman" w:cs="Times New Roman"/>
            <w:sz w:val="28"/>
            <w:szCs w:val="28"/>
            <w:lang w:val="en-US"/>
          </w:rPr>
          <w:fldChar w:fldCharType="separate"/>
        </w:r>
      </w:ins>
      <w:r w:rsidR="00F37B2B" w:rsidRPr="00894AC7">
        <w:rPr>
          <w:rStyle w:val="ac"/>
          <w:rFonts w:ascii="Times New Roman" w:hAnsi="Times New Roman" w:cs="Times New Roman"/>
          <w:sz w:val="28"/>
          <w:szCs w:val="28"/>
          <w:lang w:val="en-US"/>
        </w:rPr>
        <w:t>https</w:t>
      </w:r>
      <w:r w:rsidR="00F37B2B" w:rsidRPr="00894AC7">
        <w:rPr>
          <w:rStyle w:val="ac"/>
          <w:rFonts w:ascii="Times New Roman" w:hAnsi="Times New Roman" w:cs="Times New Roman"/>
          <w:sz w:val="28"/>
          <w:szCs w:val="28"/>
        </w:rPr>
        <w:t>://</w:t>
      </w:r>
      <w:r w:rsidR="00F37B2B" w:rsidRPr="00894AC7">
        <w:rPr>
          <w:rStyle w:val="ac"/>
          <w:rFonts w:ascii="Times New Roman" w:hAnsi="Times New Roman" w:cs="Times New Roman"/>
          <w:sz w:val="28"/>
          <w:szCs w:val="28"/>
          <w:lang w:val="en-US"/>
        </w:rPr>
        <w:t>github</w:t>
      </w:r>
      <w:r w:rsidR="00F37B2B" w:rsidRPr="00894AC7">
        <w:rPr>
          <w:rStyle w:val="ac"/>
          <w:rFonts w:ascii="Times New Roman" w:hAnsi="Times New Roman" w:cs="Times New Roman"/>
          <w:sz w:val="28"/>
          <w:szCs w:val="28"/>
        </w:rPr>
        <w:t>.</w:t>
      </w:r>
      <w:r w:rsidR="00F37B2B" w:rsidRPr="00894AC7">
        <w:rPr>
          <w:rStyle w:val="ac"/>
          <w:rFonts w:ascii="Times New Roman" w:hAnsi="Times New Roman" w:cs="Times New Roman"/>
          <w:sz w:val="28"/>
          <w:szCs w:val="28"/>
          <w:lang w:val="en-US"/>
        </w:rPr>
        <w:t>com</w:t>
      </w:r>
      <w:r w:rsidR="00F37B2B" w:rsidRPr="00894AC7">
        <w:rPr>
          <w:rStyle w:val="ac"/>
          <w:rFonts w:ascii="Times New Roman" w:hAnsi="Times New Roman" w:cs="Times New Roman"/>
          <w:sz w:val="28"/>
          <w:szCs w:val="28"/>
        </w:rPr>
        <w:t>/</w:t>
      </w:r>
      <w:r w:rsidR="00F37B2B" w:rsidRPr="00894AC7">
        <w:rPr>
          <w:rStyle w:val="ac"/>
          <w:rFonts w:ascii="Times New Roman" w:hAnsi="Times New Roman" w:cs="Times New Roman"/>
          <w:sz w:val="28"/>
          <w:szCs w:val="28"/>
          <w:lang w:val="en-US"/>
        </w:rPr>
        <w:t>nodejs</w:t>
      </w:r>
      <w:r w:rsidR="00F37B2B" w:rsidRPr="00894AC7">
        <w:rPr>
          <w:rStyle w:val="ac"/>
          <w:rFonts w:ascii="Times New Roman" w:hAnsi="Times New Roman" w:cs="Times New Roman"/>
          <w:sz w:val="28"/>
          <w:szCs w:val="28"/>
        </w:rPr>
        <w:t>/</w:t>
      </w:r>
      <w:r w:rsidR="00F37B2B" w:rsidRPr="00894AC7">
        <w:rPr>
          <w:rStyle w:val="ac"/>
          <w:rFonts w:ascii="Times New Roman" w:hAnsi="Times New Roman" w:cs="Times New Roman"/>
          <w:sz w:val="28"/>
          <w:szCs w:val="28"/>
          <w:lang w:val="en-US"/>
        </w:rPr>
        <w:t>node</w:t>
      </w:r>
      <w:r w:rsidR="00F37B2B" w:rsidRPr="00894AC7">
        <w:rPr>
          <w:rStyle w:val="ac"/>
          <w:rFonts w:ascii="Times New Roman" w:hAnsi="Times New Roman" w:cs="Times New Roman"/>
          <w:sz w:val="28"/>
          <w:szCs w:val="28"/>
        </w:rPr>
        <w:t>-</w:t>
      </w:r>
      <w:r w:rsidR="00F37B2B" w:rsidRPr="00894AC7">
        <w:rPr>
          <w:rStyle w:val="ac"/>
          <w:rFonts w:ascii="Times New Roman" w:hAnsi="Times New Roman" w:cs="Times New Roman"/>
          <w:sz w:val="28"/>
          <w:szCs w:val="28"/>
          <w:lang w:val="en-US"/>
        </w:rPr>
        <w:t>gyp</w:t>
      </w:r>
      <w:ins w:id="37" w:author="jenev" w:date="2018-12-07T18:01:00Z">
        <w:r w:rsidR="00F37B2B">
          <w:rPr>
            <w:rFonts w:ascii="Times New Roman" w:hAnsi="Times New Roman" w:cs="Times New Roman"/>
            <w:sz w:val="28"/>
            <w:szCs w:val="28"/>
            <w:lang w:val="en-US"/>
          </w:rPr>
          <w:fldChar w:fldCharType="end"/>
        </w:r>
      </w:ins>
      <w:r w:rsidR="00952B2F">
        <w:rPr>
          <w:rFonts w:ascii="Times New Roman" w:hAnsi="Times New Roman" w:cs="Times New Roman"/>
          <w:sz w:val="28"/>
          <w:szCs w:val="28"/>
        </w:rPr>
        <w:t>).</w:t>
      </w:r>
      <w:ins w:id="38" w:author="jenev" w:date="2018-12-07T18:01:00Z">
        <w:r w:rsidR="00F37B2B"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  <w:r w:rsidR="00952B2F" w:rsidRPr="00D32BB7">
        <w:rPr>
          <w:rFonts w:ascii="Times New Roman" w:hAnsi="Times New Roman" w:cs="Times New Roman"/>
          <w:sz w:val="28"/>
          <w:szCs w:val="28"/>
        </w:rPr>
        <w:t>Для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работы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библиотеки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под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операционной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системой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семейства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дополнительно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необходимо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установить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пакет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компиляции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исходных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кодов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</w:rPr>
        <w:t>библиотек</w:t>
      </w:r>
      <w:r w:rsidR="00952B2F" w:rsidRPr="00952B2F">
        <w:rPr>
          <w:rFonts w:ascii="Times New Roman" w:hAnsi="Times New Roman" w:cs="Times New Roman"/>
          <w:sz w:val="28"/>
          <w:szCs w:val="28"/>
        </w:rPr>
        <w:t xml:space="preserve"> </w:t>
      </w:r>
      <w:r w:rsidR="00952B2F" w:rsidRPr="00D32BB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52B2F" w:rsidRPr="00952B2F">
        <w:rPr>
          <w:rFonts w:ascii="Times New Roman" w:hAnsi="Times New Roman" w:cs="Times New Roman"/>
          <w:sz w:val="28"/>
          <w:szCs w:val="28"/>
        </w:rPr>
        <w:t>-</w:t>
      </w:r>
      <w:r w:rsidR="00952B2F" w:rsidRPr="00D32BB7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952B2F" w:rsidRPr="00952B2F">
        <w:rPr>
          <w:rFonts w:ascii="Times New Roman" w:hAnsi="Times New Roman" w:cs="Times New Roman"/>
          <w:sz w:val="28"/>
          <w:szCs w:val="28"/>
        </w:rPr>
        <w:t>-</w:t>
      </w:r>
      <w:r w:rsidR="00952B2F" w:rsidRPr="00D32BB7">
        <w:rPr>
          <w:rFonts w:ascii="Times New Roman" w:hAnsi="Times New Roman" w:cs="Times New Roman"/>
          <w:sz w:val="28"/>
          <w:szCs w:val="28"/>
          <w:lang w:val="en-US"/>
        </w:rPr>
        <w:t>tools</w:t>
      </w:r>
    </w:p>
    <w:p w14:paraId="42DAC4E5" w14:textId="77777777" w:rsidR="00952B2F" w:rsidRPr="00952B2F" w:rsidRDefault="00952B2F" w:rsidP="00952B2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npm install -g node-gyp</w:t>
      </w:r>
    </w:p>
    <w:p w14:paraId="5DC05FA1" w14:textId="77777777" w:rsidR="00D32BB7" w:rsidRPr="00952B2F" w:rsidRDefault="00D32BB7" w:rsidP="00952B2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npm install -g --</w:t>
      </w:r>
      <w:r w:rsid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production windows-build-tools</w:t>
      </w:r>
    </w:p>
    <w:p w14:paraId="3821868B" w14:textId="77777777" w:rsidR="00952B2F" w:rsidRDefault="00D32BB7" w:rsidP="00D32BB7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BB7">
        <w:rPr>
          <w:rFonts w:ascii="Times New Roman" w:hAnsi="Times New Roman" w:cs="Times New Roman"/>
          <w:sz w:val="28"/>
          <w:szCs w:val="28"/>
        </w:rPr>
        <w:t>пакет сборщика проектов Gulp</w:t>
      </w:r>
      <w:r w:rsidR="00952B2F">
        <w:rPr>
          <w:rFonts w:ascii="Times New Roman" w:hAnsi="Times New Roman" w:cs="Times New Roman"/>
          <w:sz w:val="28"/>
          <w:szCs w:val="28"/>
        </w:rPr>
        <w:t xml:space="preserve"> </w:t>
      </w:r>
      <w:r w:rsidRPr="00D32BB7">
        <w:rPr>
          <w:rFonts w:ascii="Times New Roman" w:hAnsi="Times New Roman" w:cs="Times New Roman"/>
          <w:sz w:val="28"/>
          <w:szCs w:val="28"/>
        </w:rPr>
        <w:t>(http://gulpjs.com/)</w:t>
      </w:r>
    </w:p>
    <w:p w14:paraId="79336147" w14:textId="77777777" w:rsidR="00D32BB7" w:rsidRPr="00952B2F" w:rsidRDefault="00D32BB7" w:rsidP="00952B2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npm install -g gulp</w:t>
      </w:r>
    </w:p>
    <w:p w14:paraId="4327D861" w14:textId="77777777" w:rsidR="00952B2F" w:rsidRDefault="00D32BB7" w:rsidP="00D32BB7">
      <w:pPr>
        <w:pStyle w:val="ab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2BB7">
        <w:rPr>
          <w:rFonts w:ascii="Times New Roman" w:hAnsi="Times New Roman" w:cs="Times New Roman"/>
          <w:sz w:val="28"/>
          <w:szCs w:val="28"/>
        </w:rPr>
        <w:t xml:space="preserve">менджер пакетов фронтенд библиотек Bower(https://bower.io) </w:t>
      </w:r>
    </w:p>
    <w:p w14:paraId="6AA4D72E" w14:textId="77777777" w:rsidR="00D32BB7" w:rsidRDefault="00D32BB7" w:rsidP="00952B2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npm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install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-</w:t>
      </w: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g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bower</w:t>
      </w:r>
    </w:p>
    <w:p w14:paraId="50DFE6A9" w14:textId="77777777" w:rsidR="00084FD0" w:rsidRPr="00084FD0" w:rsidRDefault="00084FD0" w:rsidP="00084F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8A0D143" w14:textId="77777777" w:rsidR="00084FD0" w:rsidRPr="00084FD0" w:rsidRDefault="00084FD0" w:rsidP="00084FD0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4FD0"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</w:rPr>
        <w:t xml:space="preserve">контейнера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приложением и средой исполнения</w:t>
      </w:r>
    </w:p>
    <w:p w14:paraId="0C88D873" w14:textId="77777777" w:rsidR="00084FD0" w:rsidRDefault="00084FD0" w:rsidP="00084F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установки контейнера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, нужно убедиться в доступности сервера репозитория контейнеров, например</w:t>
      </w:r>
      <w:ins w:id="39" w:author="jenev" w:date="2018-12-07T18:02:00Z">
        <w:r w:rsidR="00F37B2B">
          <w:rPr>
            <w:rFonts w:ascii="Times New Roman" w:hAnsi="Times New Roman" w:cs="Times New Roman"/>
            <w:sz w:val="28"/>
            <w:szCs w:val="28"/>
          </w:rPr>
          <w:t>,</w:t>
        </w:r>
      </w:ins>
      <w:r>
        <w:rPr>
          <w:rFonts w:ascii="Times New Roman" w:hAnsi="Times New Roman" w:cs="Times New Roman"/>
          <w:sz w:val="28"/>
          <w:szCs w:val="28"/>
        </w:rPr>
        <w:t xml:space="preserve"> если установк</w:t>
      </w:r>
      <w:ins w:id="40" w:author="jenev" w:date="2018-12-07T18:02:00Z">
        <w:r w:rsidR="00F37B2B">
          <w:rPr>
            <w:rFonts w:ascii="Times New Roman" w:hAnsi="Times New Roman" w:cs="Times New Roman"/>
            <w:sz w:val="28"/>
            <w:szCs w:val="28"/>
          </w:rPr>
          <w:t>а</w:t>
        </w:r>
      </w:ins>
      <w:del w:id="41" w:author="jenev" w:date="2018-12-07T18:02:00Z">
        <w:r w:rsidDel="00F37B2B">
          <w:rPr>
            <w:rFonts w:ascii="Times New Roman" w:hAnsi="Times New Roman" w:cs="Times New Roman"/>
            <w:sz w:val="28"/>
            <w:szCs w:val="28"/>
          </w:rPr>
          <w:delText>и</w:delText>
        </w:r>
      </w:del>
      <w:r>
        <w:rPr>
          <w:rFonts w:ascii="Times New Roman" w:hAnsi="Times New Roman" w:cs="Times New Roman"/>
          <w:sz w:val="28"/>
          <w:szCs w:val="28"/>
        </w:rPr>
        <w:t xml:space="preserve"> идет</w:t>
      </w:r>
      <w:del w:id="42" w:author="jenev" w:date="2018-12-07T18:02:00Z">
        <w:r w:rsidDel="00F37B2B">
          <w:rPr>
            <w:rFonts w:ascii="Times New Roman" w:hAnsi="Times New Roman" w:cs="Times New Roman"/>
            <w:sz w:val="28"/>
            <w:szCs w:val="28"/>
          </w:rPr>
          <w:delText>ся</w:delText>
        </w:r>
      </w:del>
      <w:r>
        <w:rPr>
          <w:rFonts w:ascii="Times New Roman" w:hAnsi="Times New Roman" w:cs="Times New Roman"/>
          <w:sz w:val="28"/>
          <w:szCs w:val="28"/>
        </w:rPr>
        <w:t xml:space="preserve"> с локального репозитория</w:t>
      </w:r>
      <w:ins w:id="43" w:author="jenev" w:date="2018-12-07T18:02:00Z">
        <w:r w:rsidR="00F37B2B">
          <w:rPr>
            <w:rFonts w:ascii="Times New Roman" w:hAnsi="Times New Roman" w:cs="Times New Roman"/>
            <w:sz w:val="28"/>
            <w:szCs w:val="28"/>
          </w:rPr>
          <w:t xml:space="preserve">, </w:t>
        </w:r>
      </w:ins>
      <w:del w:id="44" w:author="jenev" w:date="2018-12-07T18:02:00Z">
        <w:r w:rsidDel="00F37B2B">
          <w:rPr>
            <w:rFonts w:ascii="Times New Roman" w:hAnsi="Times New Roman" w:cs="Times New Roman"/>
            <w:sz w:val="28"/>
            <w:szCs w:val="28"/>
          </w:rPr>
          <w:delText xml:space="preserve"> </w:delText>
        </w:r>
        <w:r w:rsidRPr="00084FD0" w:rsidDel="00F37B2B">
          <w:rPr>
            <w:rFonts w:ascii="Times New Roman" w:hAnsi="Times New Roman" w:cs="Times New Roman"/>
            <w:sz w:val="28"/>
            <w:szCs w:val="28"/>
          </w:rPr>
          <w:delText xml:space="preserve">– </w:delText>
        </w:r>
      </w:del>
      <w:r>
        <w:rPr>
          <w:rFonts w:ascii="Times New Roman" w:hAnsi="Times New Roman" w:cs="Times New Roman"/>
          <w:sz w:val="28"/>
          <w:szCs w:val="28"/>
        </w:rPr>
        <w:t xml:space="preserve">то сервер </w:t>
      </w:r>
      <w:ins w:id="45" w:author="jenev" w:date="2018-12-07T18:02:00Z">
        <w:r w:rsidR="00F37B2B" w:rsidRPr="00F95AB7">
          <w:rPr>
            <w:rFonts w:ascii="Times New Roman" w:hAnsi="Times New Roman" w:cs="Times New Roman"/>
            <w:sz w:val="28"/>
            <w:szCs w:val="28"/>
          </w:rPr>
          <w:t>–</w:t>
        </w:r>
        <w:r w:rsidR="00F37B2B"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084F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084FD0">
        <w:rPr>
          <w:rFonts w:ascii="Times New Roman" w:hAnsi="Times New Roman" w:cs="Times New Roman"/>
          <w:sz w:val="28"/>
          <w:szCs w:val="28"/>
        </w:rPr>
        <w:t>.</w:t>
      </w:r>
    </w:p>
    <w:p w14:paraId="78E476D6" w14:textId="77777777" w:rsidR="0053592A" w:rsidRPr="00B67593" w:rsidRDefault="0053592A" w:rsidP="005359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</w:t>
      </w:r>
      <w:r w:rsidRPr="00B67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осуществляется</w:t>
      </w:r>
      <w:r w:rsidRPr="00B67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командой</w:t>
      </w:r>
      <w:r w:rsidRPr="00B67593">
        <w:rPr>
          <w:rFonts w:ascii="Times New Roman" w:hAnsi="Times New Roman" w:cs="Times New Roman"/>
          <w:sz w:val="28"/>
          <w:szCs w:val="28"/>
        </w:rPr>
        <w:t>:</w:t>
      </w:r>
    </w:p>
    <w:p w14:paraId="6FAFDF62" w14:textId="7A3C82D7" w:rsidR="0053592A" w:rsidRPr="002B1281" w:rsidRDefault="0053592A" w:rsidP="0053592A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docker</w:t>
      </w:r>
      <w:r w:rsidRPr="002B1281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pull</w:t>
      </w:r>
      <w:r w:rsidRPr="002B1281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 xml:space="preserve"> 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docker</w:t>
      </w:r>
      <w:r w:rsidRPr="002B1281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.</w:t>
      </w:r>
      <w:r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local</w:t>
      </w:r>
      <w:r w:rsidRPr="002B1281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/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app</w:t>
      </w:r>
      <w:r w:rsidRPr="002B1281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/</w:t>
      </w:r>
      <w:r w:rsidR="002B1281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isup</w:t>
      </w:r>
      <w:r w:rsidRPr="002B1281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-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pm</w:t>
      </w:r>
      <w:r w:rsidRPr="002B1281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:0-0-0-85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ec</w:t>
      </w:r>
      <w:r w:rsidRPr="002B1281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5</w:t>
      </w:r>
      <w:r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ed</w:t>
      </w:r>
      <w:r w:rsidRPr="002B1281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 xml:space="preserve">1 </w:t>
      </w:r>
    </w:p>
    <w:p w14:paraId="4919A551" w14:textId="77777777" w:rsidR="0053592A" w:rsidRPr="00B67593" w:rsidRDefault="0053592A" w:rsidP="005359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B67593">
        <w:rPr>
          <w:rFonts w:ascii="Times New Roman" w:hAnsi="Times New Roman" w:cs="Times New Roman"/>
          <w:sz w:val="28"/>
          <w:szCs w:val="28"/>
        </w:rPr>
        <w:t>:</w:t>
      </w:r>
    </w:p>
    <w:p w14:paraId="77E7F1DC" w14:textId="3330DDB1" w:rsidR="0053592A" w:rsidRPr="00B67593" w:rsidRDefault="0053592A" w:rsidP="005359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3592A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75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B67593">
        <w:rPr>
          <w:rFonts w:ascii="Times New Roman" w:hAnsi="Times New Roman" w:cs="Times New Roman"/>
          <w:sz w:val="28"/>
          <w:szCs w:val="28"/>
        </w:rPr>
        <w:t>/</w:t>
      </w:r>
      <w:r w:rsidRPr="0053592A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B67593">
        <w:rPr>
          <w:rFonts w:ascii="Times New Roman" w:hAnsi="Times New Roman" w:cs="Times New Roman"/>
          <w:sz w:val="28"/>
          <w:szCs w:val="28"/>
        </w:rPr>
        <w:t>/</w:t>
      </w:r>
      <w:r w:rsidR="002B1281">
        <w:rPr>
          <w:rFonts w:ascii="Times New Roman" w:hAnsi="Times New Roman" w:cs="Times New Roman"/>
          <w:sz w:val="28"/>
          <w:szCs w:val="28"/>
          <w:lang w:val="en-US"/>
        </w:rPr>
        <w:t>isup</w:t>
      </w:r>
      <w:r w:rsidRPr="00B67593">
        <w:rPr>
          <w:rFonts w:ascii="Times New Roman" w:hAnsi="Times New Roman" w:cs="Times New Roman"/>
          <w:sz w:val="28"/>
          <w:szCs w:val="28"/>
        </w:rPr>
        <w:t>-</w:t>
      </w:r>
      <w:r w:rsidRPr="0053592A">
        <w:rPr>
          <w:rFonts w:ascii="Times New Roman" w:hAnsi="Times New Roman" w:cs="Times New Roman"/>
          <w:sz w:val="28"/>
          <w:szCs w:val="28"/>
          <w:lang w:val="en-US"/>
        </w:rPr>
        <w:t>pm</w:t>
      </w:r>
      <w:r w:rsidRPr="00B67593">
        <w:rPr>
          <w:rFonts w:ascii="Times New Roman" w:hAnsi="Times New Roman" w:cs="Times New Roman"/>
          <w:sz w:val="28"/>
          <w:szCs w:val="28"/>
        </w:rPr>
        <w:t>:0-0-0-85</w:t>
      </w:r>
      <w:r w:rsidRPr="0053592A">
        <w:rPr>
          <w:rFonts w:ascii="Times New Roman" w:hAnsi="Times New Roman" w:cs="Times New Roman"/>
          <w:sz w:val="28"/>
          <w:szCs w:val="28"/>
          <w:lang w:val="en-US"/>
        </w:rPr>
        <w:t>ec</w:t>
      </w:r>
      <w:r w:rsidRPr="00B67593">
        <w:rPr>
          <w:rFonts w:ascii="Times New Roman" w:hAnsi="Times New Roman" w:cs="Times New Roman"/>
          <w:sz w:val="28"/>
          <w:szCs w:val="28"/>
        </w:rPr>
        <w:t>5</w:t>
      </w:r>
      <w:r w:rsidRPr="0053592A">
        <w:rPr>
          <w:rFonts w:ascii="Times New Roman" w:hAnsi="Times New Roman" w:cs="Times New Roman"/>
          <w:sz w:val="28"/>
          <w:szCs w:val="28"/>
          <w:lang w:val="en-US"/>
        </w:rPr>
        <w:t>ed</w:t>
      </w:r>
      <w:r w:rsidRPr="00B67593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B67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репозитория</w:t>
      </w:r>
      <w:r w:rsidRPr="00B67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67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B675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</w:p>
    <w:p w14:paraId="1836722C" w14:textId="77777777" w:rsidR="0053592A" w:rsidRPr="00B67593" w:rsidRDefault="0053592A" w:rsidP="00084F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C6AF2A" w14:textId="77777777" w:rsidR="00743D5E" w:rsidRPr="00FF3B68" w:rsidRDefault="007F032F" w:rsidP="00802918">
      <w:pPr>
        <w:pStyle w:val="1"/>
        <w:spacing w:line="360" w:lineRule="auto"/>
        <w:rPr>
          <w:rFonts w:ascii="Times New Roman" w:hAnsi="Times New Roman" w:cs="Times New Roman"/>
        </w:rPr>
      </w:pPr>
      <w:bookmarkStart w:id="46" w:name="_Toc494900130"/>
      <w:r w:rsidRPr="00FF3B68">
        <w:rPr>
          <w:rFonts w:ascii="Times New Roman" w:hAnsi="Times New Roman" w:cs="Times New Roman"/>
        </w:rPr>
        <w:t>СУБД</w:t>
      </w:r>
      <w:bookmarkEnd w:id="46"/>
    </w:p>
    <w:p w14:paraId="103ACC68" w14:textId="77777777" w:rsidR="00F154E7" w:rsidRPr="00F95AB7" w:rsidRDefault="00596B59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В качестве типовой СУБД в </w:t>
      </w:r>
      <w:r w:rsidR="001630A4">
        <w:rPr>
          <w:rFonts w:ascii="Times New Roman" w:hAnsi="Times New Roman" w:cs="Times New Roman"/>
          <w:sz w:val="28"/>
          <w:szCs w:val="28"/>
        </w:rPr>
        <w:t>ИСУП</w:t>
      </w:r>
      <w:r w:rsidRPr="00F95AB7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E2318B" w:rsidRPr="00F95AB7">
        <w:rPr>
          <w:rFonts w:ascii="Times New Roman" w:hAnsi="Times New Roman" w:cs="Times New Roman"/>
          <w:sz w:val="28"/>
          <w:szCs w:val="28"/>
        </w:rPr>
        <w:t>.</w:t>
      </w:r>
    </w:p>
    <w:p w14:paraId="3AC065DB" w14:textId="77777777" w:rsidR="006B3EBB" w:rsidRPr="001630A4" w:rsidRDefault="00D07644" w:rsidP="00802918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47" w:name="_Toc494900131"/>
      <w:r w:rsidRPr="00F95AB7">
        <w:rPr>
          <w:rFonts w:ascii="Times New Roman" w:hAnsi="Times New Roman" w:cs="Times New Roman"/>
          <w:sz w:val="28"/>
          <w:szCs w:val="28"/>
          <w:lang w:val="en-US"/>
        </w:rPr>
        <w:lastRenderedPageBreak/>
        <w:t>MongoDB</w:t>
      </w:r>
      <w:bookmarkEnd w:id="47"/>
      <w:r w:rsidR="00083D58">
        <w:rPr>
          <w:rFonts w:ascii="Times New Roman" w:hAnsi="Times New Roman" w:cs="Times New Roman"/>
          <w:sz w:val="28"/>
          <w:szCs w:val="28"/>
        </w:rPr>
        <w:t xml:space="preserve"> для </w:t>
      </w:r>
      <w:r w:rsidR="00083D58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14:paraId="0210659E" w14:textId="77777777" w:rsidR="007A37C8" w:rsidRPr="00F95AB7" w:rsidRDefault="006B3EBB" w:rsidP="00802918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Загрузите с официального</w:t>
      </w:r>
      <w:r w:rsidR="002044E1" w:rsidRPr="00F95AB7">
        <w:rPr>
          <w:rFonts w:ascii="Times New Roman" w:hAnsi="Times New Roman" w:cs="Times New Roman"/>
          <w:sz w:val="28"/>
          <w:szCs w:val="28"/>
        </w:rPr>
        <w:t xml:space="preserve"> сайта</w:t>
      </w:r>
      <w:r w:rsidRPr="00F95AB7">
        <w:rPr>
          <w:rFonts w:ascii="Times New Roman" w:hAnsi="Times New Roman" w:cs="Times New Roman"/>
          <w:sz w:val="28"/>
          <w:szCs w:val="28"/>
        </w:rPr>
        <w:t xml:space="preserve"> дистрибутив </w:t>
      </w:r>
      <w:hyperlink r:id="rId11" w:anchor="community" w:history="1">
        <w:r w:rsidR="00D07644" w:rsidRPr="00F95AB7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MongoDB</w:t>
        </w:r>
      </w:hyperlink>
      <w:r w:rsidRPr="00F95AB7">
        <w:rPr>
          <w:rFonts w:ascii="Times New Roman" w:hAnsi="Times New Roman" w:cs="Times New Roman"/>
          <w:sz w:val="28"/>
          <w:szCs w:val="28"/>
        </w:rPr>
        <w:t xml:space="preserve"> для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C41AF" w:rsidRPr="00F95AB7">
        <w:rPr>
          <w:rFonts w:ascii="Times New Roman" w:hAnsi="Times New Roman" w:cs="Times New Roman"/>
          <w:sz w:val="28"/>
          <w:szCs w:val="28"/>
        </w:rPr>
        <w:t xml:space="preserve"> и установите (например, в папку C:\MongoDB)</w:t>
      </w:r>
      <w:r w:rsidR="002044E1" w:rsidRPr="00F95AB7">
        <w:rPr>
          <w:rFonts w:ascii="Times New Roman" w:hAnsi="Times New Roman" w:cs="Times New Roman"/>
          <w:sz w:val="28"/>
          <w:szCs w:val="28"/>
        </w:rPr>
        <w:t xml:space="preserve">. </w:t>
      </w:r>
      <w:r w:rsidR="00FC41AF" w:rsidRPr="00F95AB7">
        <w:rPr>
          <w:rFonts w:ascii="Times New Roman" w:hAnsi="Times New Roman" w:cs="Times New Roman"/>
          <w:sz w:val="28"/>
          <w:szCs w:val="28"/>
        </w:rPr>
        <w:t>Создаем папку для логов C:\MongoDB\</w:t>
      </w:r>
      <w:r w:rsidR="00FC41AF" w:rsidRPr="00F95AB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FC41AF" w:rsidRPr="00F95AB7">
        <w:rPr>
          <w:rFonts w:ascii="Times New Roman" w:hAnsi="Times New Roman" w:cs="Times New Roman"/>
          <w:sz w:val="28"/>
          <w:szCs w:val="28"/>
        </w:rPr>
        <w:t>\</w:t>
      </w:r>
      <w:r w:rsidR="00FC41AF" w:rsidRPr="00F95AB7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2E29AC" w:rsidRPr="00F95AB7">
        <w:rPr>
          <w:rFonts w:ascii="Times New Roman" w:hAnsi="Times New Roman" w:cs="Times New Roman"/>
          <w:sz w:val="28"/>
          <w:szCs w:val="28"/>
        </w:rPr>
        <w:t xml:space="preserve"> для диагностики проблем запуска СУБД</w:t>
      </w:r>
      <w:r w:rsidR="00FC41AF" w:rsidRPr="00F95AB7">
        <w:rPr>
          <w:rFonts w:ascii="Times New Roman" w:hAnsi="Times New Roman" w:cs="Times New Roman"/>
          <w:sz w:val="28"/>
          <w:szCs w:val="28"/>
        </w:rPr>
        <w:t>.</w:t>
      </w:r>
    </w:p>
    <w:p w14:paraId="4A1716D2" w14:textId="77777777" w:rsidR="00FC41AF" w:rsidRPr="00F95AB7" w:rsidRDefault="00FC41AF" w:rsidP="00802918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Для настройки MongoDB создаем файл конфигурации C:\MongoDB\mongod.conf с содержимым:</w:t>
      </w:r>
    </w:p>
    <w:p w14:paraId="72D34783" w14:textId="77777777" w:rsidR="002E29AC" w:rsidRPr="00F95AB7" w:rsidRDefault="002E29AC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195"/>
      </w:tblGrid>
      <w:tr w:rsidR="002A1FED" w:rsidRPr="00F95AB7" w14:paraId="5B7E09CC" w14:textId="77777777" w:rsidTr="002A1FED">
        <w:tc>
          <w:tcPr>
            <w:tcW w:w="10195" w:type="dxa"/>
            <w:shd w:val="clear" w:color="auto" w:fill="F2F2F2" w:themeFill="background1" w:themeFillShade="F2"/>
          </w:tcPr>
          <w:p w14:paraId="2E6B5989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mongod.conf</w:t>
            </w:r>
          </w:p>
          <w:p w14:paraId="6756BACD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for documentation of all options, see:</w:t>
            </w:r>
          </w:p>
          <w:p w14:paraId="0549491B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  http://docs.mongodb.org/manual/reference/configuration-options/</w:t>
            </w:r>
          </w:p>
          <w:p w14:paraId="6786433C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4CE3801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where to write logging data.</w:t>
            </w:r>
          </w:p>
          <w:p w14:paraId="164744B9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systemLog:</w:t>
            </w:r>
          </w:p>
          <w:p w14:paraId="47243630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destination: file</w:t>
            </w:r>
          </w:p>
          <w:p w14:paraId="533FA621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logAppend: true</w:t>
            </w:r>
          </w:p>
          <w:p w14:paraId="4BD51FE5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path: c:\mongodb\data\log\mongo.log</w:t>
            </w:r>
          </w:p>
          <w:p w14:paraId="4A358136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1AAD97A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Where and how to store data.</w:t>
            </w:r>
          </w:p>
          <w:p w14:paraId="1265BD2B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storage:</w:t>
            </w:r>
          </w:p>
          <w:p w14:paraId="6416D5AA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dbPath: c:\mongodb\data\db</w:t>
            </w:r>
          </w:p>
          <w:p w14:paraId="5B0FD0B2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 journal:</w:t>
            </w:r>
          </w:p>
          <w:p w14:paraId="08C612C3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   enabled: true</w:t>
            </w:r>
          </w:p>
          <w:p w14:paraId="31CA6B01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 engine:  mmapv1</w:t>
            </w:r>
          </w:p>
          <w:p w14:paraId="3D77C6A0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wiredTiger:</w:t>
            </w:r>
          </w:p>
          <w:p w14:paraId="370BC9FB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engineConfig:</w:t>
            </w:r>
          </w:p>
          <w:p w14:paraId="5A508490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cacheSizeGB: 1</w:t>
            </w:r>
          </w:p>
          <w:p w14:paraId="5DFA751B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# statisticsLogDelaySecs: &lt;number&gt;</w:t>
            </w:r>
          </w:p>
          <w:p w14:paraId="6C6B831E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# journalCompressor: &lt;string&gt;</w:t>
            </w:r>
          </w:p>
          <w:p w14:paraId="73920ED4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directoryForIndexes: true</w:t>
            </w:r>
          </w:p>
          <w:p w14:paraId="454FE1D0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# collectionConfig:</w:t>
            </w:r>
          </w:p>
          <w:p w14:paraId="2496B9B6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  blockCompressor: &lt;string&gt;</w:t>
            </w:r>
          </w:p>
          <w:p w14:paraId="455F4A17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indexConfig:</w:t>
            </w:r>
          </w:p>
          <w:p w14:paraId="73AA3F6D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  prefixCompression: &lt;boolean&gt;</w:t>
            </w:r>
          </w:p>
          <w:p w14:paraId="65502817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F1EDEFC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how the process runs</w:t>
            </w:r>
          </w:p>
          <w:p w14:paraId="6E5D4136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##processManagement:</w:t>
            </w:r>
          </w:p>
          <w:p w14:paraId="0A9BA264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  fork: true  # fork and run in background</w:t>
            </w:r>
          </w:p>
          <w:p w14:paraId="0FB18DDA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  pidFilePath: /var/run/mongodb/mongod.pid  # location of pidfile</w:t>
            </w:r>
          </w:p>
          <w:p w14:paraId="299BAE87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4832BB6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network interfaces</w:t>
            </w:r>
          </w:p>
          <w:p w14:paraId="4730C793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net:</w:t>
            </w:r>
          </w:p>
          <w:p w14:paraId="35651FCE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port: 27017</w:t>
            </w:r>
          </w:p>
          <w:p w14:paraId="0381EDAB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bindIp: 127.0.0.1  # Listen to local interface only, comment to listen on all interfaces.</w:t>
            </w:r>
          </w:p>
          <w:p w14:paraId="2A8765B4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7558727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security:</w:t>
            </w:r>
          </w:p>
          <w:p w14:paraId="172EB811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  authorization: enabled</w:t>
            </w:r>
          </w:p>
          <w:p w14:paraId="76580FEE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javascriptEnabled: false</w:t>
            </w:r>
          </w:p>
          <w:p w14:paraId="2B6820A9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4B9CF55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#operationProfiling:</w:t>
            </w:r>
          </w:p>
          <w:p w14:paraId="7753C4D8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3B391EC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#replication:</w:t>
            </w:r>
          </w:p>
          <w:p w14:paraId="7AF1E385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CB26EE3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#sharding:</w:t>
            </w:r>
          </w:p>
          <w:p w14:paraId="5454C0D2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27627A2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## Enterprise-Only Options</w:t>
            </w:r>
          </w:p>
          <w:p w14:paraId="19DB488C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C7ADC68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#auditLog:</w:t>
            </w:r>
          </w:p>
          <w:p w14:paraId="60664870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4EF5D58A" w14:textId="77777777" w:rsidR="002A1FED" w:rsidRPr="00F95AB7" w:rsidRDefault="002A1FED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#snmp:</w:t>
            </w:r>
          </w:p>
          <w:p w14:paraId="480DFBB4" w14:textId="77777777" w:rsidR="002A1FED" w:rsidRPr="00F95AB7" w:rsidRDefault="002A1FED" w:rsidP="00802918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D4AB60C" w14:textId="77777777" w:rsidR="002A1FED" w:rsidRPr="00F95AB7" w:rsidRDefault="002A1FED" w:rsidP="008029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36A329" w14:textId="77777777" w:rsidR="002E29AC" w:rsidRPr="00F95AB7" w:rsidRDefault="002E29AC" w:rsidP="008029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95AB7">
        <w:rPr>
          <w:rFonts w:ascii="Times New Roman" w:hAnsi="Times New Roman" w:cs="Times New Roman"/>
          <w:sz w:val="28"/>
          <w:szCs w:val="28"/>
        </w:rPr>
        <w:t>Варианты запуск</w:t>
      </w:r>
      <w:r w:rsidR="000719DD">
        <w:rPr>
          <w:rFonts w:ascii="Times New Roman" w:hAnsi="Times New Roman" w:cs="Times New Roman"/>
          <w:sz w:val="28"/>
          <w:szCs w:val="28"/>
        </w:rPr>
        <w:t>а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 xml:space="preserve"> MongoDB:</w:t>
      </w:r>
    </w:p>
    <w:p w14:paraId="791E033B" w14:textId="77777777" w:rsidR="002E29AC" w:rsidRPr="00F95AB7" w:rsidRDefault="002E29AC" w:rsidP="00EA2437">
      <w:pPr>
        <w:pStyle w:val="ab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del w:id="48" w:author="jenev" w:date="2018-12-07T18:03:00Z">
        <w:r w:rsidRPr="00F95AB7" w:rsidDel="004141FC">
          <w:rPr>
            <w:rFonts w:ascii="Times New Roman" w:hAnsi="Times New Roman" w:cs="Times New Roman"/>
            <w:sz w:val="28"/>
            <w:szCs w:val="28"/>
          </w:rPr>
          <w:delText>Запуск пробный</w:delText>
        </w:r>
      </w:del>
      <w:ins w:id="49" w:author="jenev" w:date="2018-12-07T18:03:00Z">
        <w:r w:rsidR="004141FC">
          <w:rPr>
            <w:rFonts w:ascii="Times New Roman" w:hAnsi="Times New Roman" w:cs="Times New Roman"/>
            <w:sz w:val="28"/>
            <w:szCs w:val="28"/>
          </w:rPr>
          <w:t>Пробный запуск</w:t>
        </w:r>
      </w:ins>
      <w:r w:rsidRPr="00F95AB7">
        <w:rPr>
          <w:rFonts w:ascii="Times New Roman" w:hAnsi="Times New Roman" w:cs="Times New Roman"/>
          <w:sz w:val="28"/>
          <w:szCs w:val="28"/>
        </w:rPr>
        <w:t xml:space="preserve"> вручную без сервиса </w:t>
      </w:r>
    </w:p>
    <w:p w14:paraId="0F6ED623" w14:textId="77777777" w:rsidR="002E29AC" w:rsidRPr="00952B2F" w:rsidRDefault="002E29AC" w:rsidP="00952B2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 xml:space="preserve">C:\MongoDB\bin\mongod.exe --config C:\MongoDB\mongod.conf </w:t>
      </w:r>
    </w:p>
    <w:p w14:paraId="2A19BF2E" w14:textId="77777777" w:rsidR="002E29AC" w:rsidRPr="00F95AB7" w:rsidRDefault="002E29AC" w:rsidP="00EA2437">
      <w:pPr>
        <w:pStyle w:val="ab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Установка и запуск как сервис от администратора</w:t>
      </w:r>
    </w:p>
    <w:p w14:paraId="38C7FF9C" w14:textId="77777777" w:rsidR="002E29AC" w:rsidRPr="00952B2F" w:rsidRDefault="002E29AC" w:rsidP="00952B2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C:\MongoDB\bin\mongod.exe --config C:\MongoDB\mongod.conf –install</w:t>
      </w:r>
    </w:p>
    <w:p w14:paraId="6BA5CA7A" w14:textId="77777777" w:rsidR="002E29AC" w:rsidRPr="00F95AB7" w:rsidRDefault="002E29AC" w:rsidP="00EA2437">
      <w:pPr>
        <w:pStyle w:val="ab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Остановка и удаление сервиса от администратора</w:t>
      </w:r>
    </w:p>
    <w:p w14:paraId="52559D1C" w14:textId="77777777" w:rsidR="002E29AC" w:rsidRPr="00952B2F" w:rsidRDefault="002E29AC" w:rsidP="00952B2F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952B2F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C:\MongoDB\bin\mongod.exe --remove</w:t>
      </w:r>
    </w:p>
    <w:p w14:paraId="39791F80" w14:textId="77777777" w:rsidR="003451FA" w:rsidRPr="001630A4" w:rsidRDefault="003451FA" w:rsidP="003451FA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Контейнер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MongoDB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76BA53A7" w14:textId="77777777" w:rsidR="003451FA" w:rsidRDefault="001D3C5B" w:rsidP="000719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контейнера с </w:t>
      </w:r>
      <w:r w:rsidRPr="000719DD">
        <w:rPr>
          <w:rFonts w:ascii="Times New Roman" w:hAnsi="Times New Roman" w:cs="Times New Roman"/>
          <w:sz w:val="28"/>
          <w:szCs w:val="28"/>
        </w:rPr>
        <w:t>MongoDb</w:t>
      </w:r>
      <w:r>
        <w:rPr>
          <w:rFonts w:ascii="Times New Roman" w:hAnsi="Times New Roman" w:cs="Times New Roman"/>
          <w:sz w:val="28"/>
          <w:szCs w:val="28"/>
        </w:rPr>
        <w:t>, выполните команду:</w:t>
      </w:r>
    </w:p>
    <w:p w14:paraId="65282BEC" w14:textId="77777777" w:rsidR="001D3C5B" w:rsidRPr="00952B2F" w:rsidRDefault="006E1491" w:rsidP="000719D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</w:rPr>
      </w:pPr>
      <w:r w:rsidRPr="000719DD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docker</w:t>
      </w:r>
      <w:r w:rsidRPr="00952B2F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0719DD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pull</w:t>
      </w:r>
      <w:r w:rsidRPr="00952B2F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0719DD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mongo</w:t>
      </w:r>
    </w:p>
    <w:p w14:paraId="5129D91F" w14:textId="77777777" w:rsidR="006E1491" w:rsidRDefault="006E1491" w:rsidP="000719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1491">
        <w:rPr>
          <w:rFonts w:ascii="Times New Roman" w:hAnsi="Times New Roman" w:cs="Times New Roman"/>
          <w:sz w:val="28"/>
          <w:szCs w:val="28"/>
        </w:rPr>
        <w:t>После этого проверьте, что контейнер установился</w:t>
      </w:r>
      <w:ins w:id="50" w:author="jenev" w:date="2018-12-07T18:04:00Z">
        <w:r w:rsidR="004141FC">
          <w:rPr>
            <w:rFonts w:ascii="Times New Roman" w:hAnsi="Times New Roman" w:cs="Times New Roman"/>
            <w:sz w:val="28"/>
            <w:szCs w:val="28"/>
          </w:rPr>
          <w:t>, а затем</w:t>
        </w:r>
      </w:ins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67CC">
        <w:rPr>
          <w:rFonts w:ascii="Times New Roman" w:hAnsi="Times New Roman" w:cs="Times New Roman"/>
          <w:sz w:val="28"/>
          <w:szCs w:val="28"/>
        </w:rPr>
        <w:t xml:space="preserve">выполните </w:t>
      </w:r>
      <w:r>
        <w:rPr>
          <w:rFonts w:ascii="Times New Roman" w:hAnsi="Times New Roman" w:cs="Times New Roman"/>
          <w:sz w:val="28"/>
          <w:szCs w:val="28"/>
        </w:rPr>
        <w:t xml:space="preserve">команду </w:t>
      </w:r>
      <w:r w:rsidR="001F67CC">
        <w:rPr>
          <w:rFonts w:ascii="Times New Roman" w:hAnsi="Times New Roman" w:cs="Times New Roman"/>
          <w:sz w:val="28"/>
          <w:szCs w:val="28"/>
        </w:rPr>
        <w:t xml:space="preserve">получения </w:t>
      </w:r>
      <w:r>
        <w:rPr>
          <w:rFonts w:ascii="Times New Roman" w:hAnsi="Times New Roman" w:cs="Times New Roman"/>
          <w:sz w:val="28"/>
          <w:szCs w:val="28"/>
        </w:rPr>
        <w:t>списка установленных контейнеров</w:t>
      </w:r>
      <w:ins w:id="51" w:author="jenev" w:date="2018-12-07T18:04:00Z">
        <w:r w:rsidR="004141FC">
          <w:rPr>
            <w:rFonts w:ascii="Times New Roman" w:hAnsi="Times New Roman" w:cs="Times New Roman"/>
            <w:sz w:val="28"/>
            <w:szCs w:val="28"/>
          </w:rPr>
          <w:t>:</w:t>
        </w:r>
      </w:ins>
    </w:p>
    <w:p w14:paraId="4D7B52AD" w14:textId="77777777" w:rsidR="006E1491" w:rsidRPr="00952B2F" w:rsidRDefault="006E1491" w:rsidP="000719D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</w:rPr>
      </w:pPr>
      <w:r w:rsidRPr="000719DD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docker</w:t>
      </w:r>
      <w:r w:rsidRPr="00952B2F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0719DD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images</w:t>
      </w:r>
    </w:p>
    <w:p w14:paraId="0F1F9D94" w14:textId="77777777" w:rsidR="006E1491" w:rsidRDefault="000719DD" w:rsidP="000719D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контейнера осуществляется командой</w:t>
      </w:r>
      <w:ins w:id="52" w:author="jenev" w:date="2018-12-07T18:04:00Z">
        <w:r w:rsidR="004141FC">
          <w:rPr>
            <w:rFonts w:ascii="Times New Roman" w:hAnsi="Times New Roman" w:cs="Times New Roman"/>
            <w:sz w:val="28"/>
            <w:szCs w:val="28"/>
          </w:rPr>
          <w:t>:</w:t>
        </w:r>
      </w:ins>
    </w:p>
    <w:p w14:paraId="4AECEB5D" w14:textId="77777777" w:rsidR="000719DD" w:rsidRPr="000719DD" w:rsidRDefault="000719DD" w:rsidP="000719DD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0719DD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docker run -d --name ShareMongo -v /mongodb:/data/db -p 27017:27017 --restart=always mongo:3.6</w:t>
      </w:r>
    </w:p>
    <w:p w14:paraId="7E0E3C40" w14:textId="77777777" w:rsidR="001F67CC" w:rsidRDefault="001F67CC" w:rsidP="00FF3B6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 параметры:</w:t>
      </w:r>
    </w:p>
    <w:p w14:paraId="032A71EB" w14:textId="77777777" w:rsidR="000719DD" w:rsidRDefault="001F67CC" w:rsidP="00FF3B6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1F67CC">
        <w:rPr>
          <w:rFonts w:ascii="Times New Roman" w:hAnsi="Times New Roman" w:cs="Times New Roman"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F67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определяет имя контейнера</w:t>
      </w:r>
    </w:p>
    <w:p w14:paraId="0E60F1DB" w14:textId="77777777" w:rsidR="001F67CC" w:rsidRDefault="001F67CC" w:rsidP="00FF3B6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-v путь монтирования папки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1F67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локальной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F67C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2B1BDA" w14:textId="77777777" w:rsidR="001F67CC" w:rsidRPr="001F67CC" w:rsidRDefault="001F67CC" w:rsidP="00FF3B6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1F67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проброс порта контейнера на порт сервера</w:t>
      </w:r>
    </w:p>
    <w:p w14:paraId="68D85B00" w14:textId="77777777" w:rsidR="00AC741A" w:rsidRPr="001630A4" w:rsidRDefault="00AC741A" w:rsidP="00AC741A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базы данных</w:t>
      </w:r>
    </w:p>
    <w:p w14:paraId="4F2802EA" w14:textId="77777777" w:rsidR="00AC741A" w:rsidRDefault="00032213" w:rsidP="0003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ИСУП организована </w:t>
      </w:r>
      <w:del w:id="53" w:author="jenev" w:date="2018-12-07T18:05:00Z">
        <w:r w:rsidR="00503920" w:rsidDel="004141FC">
          <w:rPr>
            <w:rFonts w:ascii="Times New Roman" w:hAnsi="Times New Roman" w:cs="Times New Roman"/>
            <w:sz w:val="28"/>
            <w:szCs w:val="28"/>
          </w:rPr>
          <w:delText>ниже</w:delText>
        </w:r>
      </w:del>
      <w:r>
        <w:rPr>
          <w:rFonts w:ascii="Times New Roman" w:hAnsi="Times New Roman" w:cs="Times New Roman"/>
          <w:sz w:val="28"/>
          <w:szCs w:val="28"/>
        </w:rPr>
        <w:t>следующим</w:t>
      </w:r>
      <w:r w:rsidR="00503920">
        <w:rPr>
          <w:rFonts w:ascii="Times New Roman" w:hAnsi="Times New Roman" w:cs="Times New Roman"/>
          <w:sz w:val="28"/>
          <w:szCs w:val="28"/>
        </w:rPr>
        <w:t xml:space="preserve"> образом.</w:t>
      </w:r>
    </w:p>
    <w:p w14:paraId="4D04A4C5" w14:textId="21C2E40E" w:rsidR="00032213" w:rsidRPr="00372875" w:rsidRDefault="00032213" w:rsidP="0003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Каждому классу (сущности) системы соответствует </w:t>
      </w:r>
      <w:r w:rsidR="0057513A">
        <w:rPr>
          <w:rFonts w:ascii="Times New Roman" w:hAnsi="Times New Roman" w:cs="Times New Roman"/>
          <w:sz w:val="28"/>
          <w:szCs w:val="28"/>
        </w:rPr>
        <w:t>отдельная</w:t>
      </w:r>
      <w:r>
        <w:rPr>
          <w:rFonts w:ascii="Times New Roman" w:hAnsi="Times New Roman" w:cs="Times New Roman"/>
          <w:sz w:val="28"/>
          <w:szCs w:val="28"/>
        </w:rPr>
        <w:t xml:space="preserve"> коллекция (эквивалент таблицы в реляционных БД), которая содержит в себе объекты (эквивалент записи в реляционных БД). Запись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структурой, в которой элементам сопоставляются коды атрибутов, а их значения – значениям атрибутов.</w:t>
      </w:r>
      <w:r w:rsidR="00372875">
        <w:rPr>
          <w:rFonts w:ascii="Times New Roman" w:hAnsi="Times New Roman" w:cs="Times New Roman"/>
          <w:sz w:val="28"/>
          <w:szCs w:val="28"/>
        </w:rPr>
        <w:t xml:space="preserve"> Все коллекции значений на</w:t>
      </w:r>
      <w:ins w:id="54" w:author="jenev" w:date="2018-12-07T18:05:00Z">
        <w:r w:rsidR="004141FC">
          <w:rPr>
            <w:rFonts w:ascii="Times New Roman" w:hAnsi="Times New Roman" w:cs="Times New Roman"/>
            <w:sz w:val="28"/>
            <w:szCs w:val="28"/>
          </w:rPr>
          <w:t>ч</w:t>
        </w:r>
      </w:ins>
      <w:r w:rsidR="00372875">
        <w:rPr>
          <w:rFonts w:ascii="Times New Roman" w:hAnsi="Times New Roman" w:cs="Times New Roman"/>
          <w:sz w:val="28"/>
          <w:szCs w:val="28"/>
        </w:rPr>
        <w:t>инаются с префикса наименования приложения (неймспейс)</w:t>
      </w:r>
      <w:r w:rsidR="004C3B38">
        <w:rPr>
          <w:rFonts w:ascii="Times New Roman" w:hAnsi="Times New Roman" w:cs="Times New Roman"/>
          <w:sz w:val="28"/>
          <w:szCs w:val="28"/>
        </w:rPr>
        <w:t>.</w:t>
      </w:r>
    </w:p>
    <w:p w14:paraId="46320AA2" w14:textId="77777777" w:rsidR="00032213" w:rsidRDefault="00503920" w:rsidP="000322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базе данных есть следующие специальные коллекция, являющиеся системными:</w:t>
      </w:r>
    </w:p>
    <w:p w14:paraId="08CEC65E" w14:textId="77777777" w:rsidR="00503920" w:rsidRPr="004C3B38" w:rsidRDefault="00C564C8" w:rsidP="00C564C8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rPrChange w:id="55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</w:pPr>
      <w:r w:rsidRPr="004C3B38">
        <w:rPr>
          <w:rFonts w:ascii="Times New Roman" w:hAnsi="Times New Roman" w:cs="Times New Roman"/>
          <w:sz w:val="28"/>
          <w:szCs w:val="28"/>
          <w:rPrChange w:id="56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Начинающиеся с префикса ion_acl_allows_[имя объекта безопасности] – коллекции с безопасностью к каждой сущности, к которой настраивается безопасность. Объекты коллекции – являются отдельные права каждой роли или группы. Подробнее см. раздел </w:t>
      </w:r>
      <w:commentRangeStart w:id="57"/>
      <w:r w:rsidRPr="004C3B38">
        <w:rPr>
          <w:rFonts w:ascii="Times New Roman" w:hAnsi="Times New Roman" w:cs="Times New Roman"/>
          <w:sz w:val="28"/>
          <w:szCs w:val="28"/>
          <w:rPrChange w:id="58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>администрирование</w:t>
      </w:r>
      <w:commentRangeEnd w:id="57"/>
      <w:r w:rsidR="004141FC" w:rsidRPr="004C3B38">
        <w:rPr>
          <w:rStyle w:val="af4"/>
        </w:rPr>
        <w:commentReference w:id="57"/>
      </w:r>
      <w:r w:rsidRPr="004C3B38">
        <w:rPr>
          <w:rFonts w:ascii="Times New Roman" w:hAnsi="Times New Roman" w:cs="Times New Roman"/>
          <w:sz w:val="28"/>
          <w:szCs w:val="28"/>
          <w:rPrChange w:id="59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 безопасности настоящего руководства.</w:t>
      </w:r>
    </w:p>
    <w:p w14:paraId="7F9CABA2" w14:textId="77777777" w:rsidR="00C564C8" w:rsidRPr="004C3B38" w:rsidRDefault="00C564C8" w:rsidP="00C564C8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rPrChange w:id="60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</w:pPr>
      <w:r w:rsidRPr="004C3B38">
        <w:rPr>
          <w:rFonts w:ascii="Times New Roman" w:hAnsi="Times New Roman" w:cs="Times New Roman"/>
          <w:sz w:val="28"/>
          <w:szCs w:val="28"/>
          <w:rPrChange w:id="61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ion_acl_meta – </w:t>
      </w:r>
      <w:del w:id="62" w:author="jenev" w:date="2018-12-07T18:06:00Z">
        <w:r w:rsidRPr="004C3B38" w:rsidDel="004141FC">
          <w:rPr>
            <w:rFonts w:ascii="Times New Roman" w:hAnsi="Times New Roman" w:cs="Times New Roman"/>
            <w:sz w:val="28"/>
            <w:szCs w:val="28"/>
            <w:rPrChange w:id="63" w:author="jenev" w:date="2018-12-07T18:0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delText>коллекция</w:delText>
        </w:r>
      </w:del>
      <w:ins w:id="64" w:author="jenev" w:date="2018-12-07T18:06:00Z">
        <w:r w:rsidR="004141FC" w:rsidRPr="004C3B38">
          <w:rPr>
            <w:rFonts w:ascii="Times New Roman" w:hAnsi="Times New Roman" w:cs="Times New Roman"/>
            <w:sz w:val="28"/>
            <w:szCs w:val="28"/>
            <w:rPrChange w:id="65" w:author="jenev" w:date="2018-12-07T18:0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коллекция,</w:t>
        </w:r>
      </w:ins>
      <w:r w:rsidRPr="004C3B38">
        <w:rPr>
          <w:rFonts w:ascii="Times New Roman" w:hAnsi="Times New Roman" w:cs="Times New Roman"/>
          <w:sz w:val="28"/>
          <w:szCs w:val="28"/>
          <w:rPrChange w:id="66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 содержащая </w:t>
      </w:r>
      <w:r w:rsidR="00AF7A92" w:rsidRPr="004C3B38">
        <w:rPr>
          <w:rFonts w:ascii="Times New Roman" w:hAnsi="Times New Roman" w:cs="Times New Roman"/>
          <w:sz w:val="28"/>
          <w:szCs w:val="28"/>
          <w:rPrChange w:id="67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доступы ко </w:t>
      </w:r>
      <w:r w:rsidRPr="004C3B38">
        <w:rPr>
          <w:rFonts w:ascii="Times New Roman" w:hAnsi="Times New Roman" w:cs="Times New Roman"/>
          <w:sz w:val="28"/>
          <w:szCs w:val="28"/>
          <w:rPrChange w:id="68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>все</w:t>
      </w:r>
      <w:r w:rsidR="00AF7A92" w:rsidRPr="004C3B38">
        <w:rPr>
          <w:rFonts w:ascii="Times New Roman" w:hAnsi="Times New Roman" w:cs="Times New Roman"/>
          <w:sz w:val="28"/>
          <w:szCs w:val="28"/>
          <w:rPrChange w:id="69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>м</w:t>
      </w:r>
      <w:r w:rsidRPr="004C3B38">
        <w:rPr>
          <w:rFonts w:ascii="Times New Roman" w:hAnsi="Times New Roman" w:cs="Times New Roman"/>
          <w:sz w:val="28"/>
          <w:szCs w:val="28"/>
          <w:rPrChange w:id="70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 </w:t>
      </w:r>
      <w:r w:rsidR="00AF7A92" w:rsidRPr="004C3B38">
        <w:rPr>
          <w:rFonts w:ascii="Times New Roman" w:hAnsi="Times New Roman" w:cs="Times New Roman"/>
          <w:sz w:val="28"/>
          <w:szCs w:val="28"/>
          <w:rPrChange w:id="71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>метаданным</w:t>
      </w:r>
      <w:r w:rsidRPr="004C3B38">
        <w:rPr>
          <w:rFonts w:ascii="Times New Roman" w:hAnsi="Times New Roman" w:cs="Times New Roman"/>
          <w:sz w:val="28"/>
          <w:szCs w:val="28"/>
          <w:rPrChange w:id="72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 (классов)</w:t>
      </w:r>
      <w:ins w:id="73" w:author="jenev" w:date="2018-12-07T18:06:00Z">
        <w:r w:rsidR="004141FC" w:rsidRPr="004C3B38">
          <w:rPr>
            <w:rFonts w:ascii="Times New Roman" w:hAnsi="Times New Roman" w:cs="Times New Roman"/>
            <w:sz w:val="28"/>
            <w:szCs w:val="28"/>
            <w:rPrChange w:id="74" w:author="jenev" w:date="2018-12-07T18:0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.</w:t>
        </w:r>
      </w:ins>
    </w:p>
    <w:p w14:paraId="38715B7D" w14:textId="77777777" w:rsidR="00C564C8" w:rsidRPr="004C3B38" w:rsidRDefault="00C564C8" w:rsidP="00C564C8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rPrChange w:id="75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</w:pPr>
      <w:r w:rsidRPr="004C3B38">
        <w:rPr>
          <w:rFonts w:ascii="Times New Roman" w:hAnsi="Times New Roman" w:cs="Times New Roman"/>
          <w:sz w:val="28"/>
          <w:szCs w:val="28"/>
          <w:rPrChange w:id="76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>ion_acl_resources – список всех ресурсов, к которым настраивается доступ. Подробнее см. раздел администрирование безопасности настоящего руководства.</w:t>
      </w:r>
    </w:p>
    <w:p w14:paraId="6FCFAB24" w14:textId="77777777" w:rsidR="00C564C8" w:rsidRPr="004C3B38" w:rsidRDefault="00C564C8" w:rsidP="00C564C8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rPrChange w:id="77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</w:pPr>
      <w:r w:rsidRPr="004C3B38">
        <w:rPr>
          <w:rFonts w:ascii="Times New Roman" w:hAnsi="Times New Roman" w:cs="Times New Roman"/>
          <w:sz w:val="28"/>
          <w:szCs w:val="28"/>
          <w:rPrChange w:id="78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ion_acl_roles – список всех </w:t>
      </w:r>
      <w:r w:rsidR="00ED0A4A" w:rsidRPr="004C3B38">
        <w:rPr>
          <w:rFonts w:ascii="Times New Roman" w:hAnsi="Times New Roman" w:cs="Times New Roman"/>
          <w:sz w:val="28"/>
          <w:szCs w:val="28"/>
          <w:rPrChange w:id="79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>доступов к ролям</w:t>
      </w:r>
      <w:r w:rsidRPr="004C3B38">
        <w:rPr>
          <w:rFonts w:ascii="Times New Roman" w:hAnsi="Times New Roman" w:cs="Times New Roman"/>
          <w:sz w:val="28"/>
          <w:szCs w:val="28"/>
          <w:rPrChange w:id="80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>. Подробнее см. раздел администрирование безопасности настоящего руководства.</w:t>
      </w:r>
    </w:p>
    <w:p w14:paraId="0CE57107" w14:textId="77777777" w:rsidR="00C564C8" w:rsidRDefault="00C564C8" w:rsidP="00C564C8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B38">
        <w:rPr>
          <w:rFonts w:ascii="Times New Roman" w:hAnsi="Times New Roman" w:cs="Times New Roman"/>
          <w:sz w:val="28"/>
          <w:szCs w:val="28"/>
          <w:rPrChange w:id="81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ion_acl_users – список всех </w:t>
      </w:r>
      <w:r w:rsidR="00ED0A4A" w:rsidRPr="004C3B38">
        <w:rPr>
          <w:rFonts w:ascii="Times New Roman" w:hAnsi="Times New Roman" w:cs="Times New Roman"/>
          <w:sz w:val="28"/>
          <w:szCs w:val="28"/>
          <w:rPrChange w:id="82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 xml:space="preserve">настраиваемых </w:t>
      </w:r>
      <w:r w:rsidRPr="004C3B38">
        <w:rPr>
          <w:rFonts w:ascii="Times New Roman" w:hAnsi="Times New Roman" w:cs="Times New Roman"/>
          <w:sz w:val="28"/>
          <w:szCs w:val="28"/>
          <w:rPrChange w:id="83" w:author="jenev" w:date="2018-12-07T18:07:00Z">
            <w:rPr>
              <w:rFonts w:ascii="Times New Roman" w:hAnsi="Times New Roman" w:cs="Times New Roman"/>
              <w:sz w:val="28"/>
              <w:szCs w:val="28"/>
            </w:rPr>
          </w:rPrChange>
        </w:rPr>
        <w:t>учетных записей пользователей.  Подробнее см. раздел администрирование безопасности</w:t>
      </w:r>
      <w:r>
        <w:rPr>
          <w:rFonts w:ascii="Times New Roman" w:hAnsi="Times New Roman" w:cs="Times New Roman"/>
          <w:sz w:val="28"/>
          <w:szCs w:val="28"/>
        </w:rPr>
        <w:t xml:space="preserve"> настоящего руководства.</w:t>
      </w:r>
    </w:p>
    <w:p w14:paraId="592DD137" w14:textId="77777777" w:rsidR="00C564C8" w:rsidRDefault="00C564C8" w:rsidP="00C564C8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ion_auth_log</w:t>
      </w:r>
      <w:r>
        <w:rPr>
          <w:rFonts w:ascii="Times New Roman" w:hAnsi="Times New Roman" w:cs="Times New Roman"/>
          <w:sz w:val="28"/>
          <w:szCs w:val="28"/>
        </w:rPr>
        <w:t xml:space="preserve"> – журнал событий авторизации.</w:t>
      </w:r>
    </w:p>
    <w:p w14:paraId="4DC0033F" w14:textId="77777777" w:rsidR="00C564C8" w:rsidRDefault="00C564C8" w:rsidP="00C564C8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ion_bi_[</w:t>
      </w:r>
      <w:r>
        <w:rPr>
          <w:rFonts w:ascii="Times New Roman" w:hAnsi="Times New Roman" w:cs="Times New Roman"/>
          <w:sz w:val="28"/>
          <w:szCs w:val="28"/>
        </w:rPr>
        <w:t>имя отчета</w:t>
      </w:r>
      <w:r w:rsidRPr="00C564C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коллекция с рассчитанными значениями модуля отчетов.</w:t>
      </w:r>
    </w:p>
    <w:p w14:paraId="5A4960AD" w14:textId="77777777" w:rsidR="00C564C8" w:rsidRDefault="00C564C8" w:rsidP="00C564C8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ion_bi_nav</w:t>
      </w:r>
      <w:r>
        <w:rPr>
          <w:rFonts w:ascii="Times New Roman" w:hAnsi="Times New Roman" w:cs="Times New Roman"/>
          <w:sz w:val="28"/>
          <w:szCs w:val="28"/>
        </w:rPr>
        <w:t xml:space="preserve"> – коллекция с объектами навигации модуля отчетов</w:t>
      </w:r>
      <w:ins w:id="84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4C0EB00D" w14:textId="77777777" w:rsidR="00C564C8" w:rsidRDefault="00C564C8" w:rsidP="00C564C8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ion_changelog</w:t>
      </w:r>
      <w:r>
        <w:rPr>
          <w:rFonts w:ascii="Times New Roman" w:hAnsi="Times New Roman" w:cs="Times New Roman"/>
          <w:sz w:val="28"/>
          <w:szCs w:val="28"/>
        </w:rPr>
        <w:t xml:space="preserve"> – журнал изменения объектов системы</w:t>
      </w:r>
      <w:ins w:id="85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6A84CF71" w14:textId="77777777" w:rsidR="00C564C8" w:rsidRDefault="00C564C8" w:rsidP="00C564C8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ion_files</w:t>
      </w:r>
      <w:r>
        <w:rPr>
          <w:rFonts w:ascii="Times New Roman" w:hAnsi="Times New Roman" w:cs="Times New Roman"/>
          <w:sz w:val="28"/>
          <w:szCs w:val="28"/>
        </w:rPr>
        <w:t xml:space="preserve"> – коллекция со списком файлов системы</w:t>
      </w:r>
      <w:ins w:id="86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04171166" w14:textId="77777777" w:rsidR="00C564C8" w:rsidRDefault="00C564C8" w:rsidP="00C564C8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ion_geo_layers</w:t>
      </w:r>
      <w:r>
        <w:rPr>
          <w:rFonts w:ascii="Times New Roman" w:hAnsi="Times New Roman" w:cs="Times New Roman"/>
          <w:sz w:val="28"/>
          <w:szCs w:val="28"/>
        </w:rPr>
        <w:t xml:space="preserve"> – коллекция со слоями геомодуля</w:t>
      </w:r>
      <w:del w:id="87" w:author="jenev" w:date="2018-12-07T18:12:00Z">
        <w:r w:rsidDel="009F278A">
          <w:rPr>
            <w:rFonts w:ascii="Times New Roman" w:hAnsi="Times New Roman" w:cs="Times New Roman"/>
            <w:sz w:val="28"/>
            <w:szCs w:val="28"/>
          </w:rPr>
          <w:delText xml:space="preserve"> </w:delText>
        </w:r>
      </w:del>
      <w:ins w:id="88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04032663" w14:textId="77777777" w:rsidR="00C564C8" w:rsidRDefault="00C564C8" w:rsidP="00C564C8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ion_geo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nav</w:t>
      </w:r>
      <w:r w:rsidRPr="00C564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коллекция с навигацией геомодуля</w:t>
      </w:r>
      <w:ins w:id="89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07E45D83" w14:textId="77777777" w:rsidR="00C564C8" w:rsidRDefault="00C564C8" w:rsidP="00C564C8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ion_global_settings</w:t>
      </w:r>
      <w:r>
        <w:rPr>
          <w:rFonts w:ascii="Times New Roman" w:hAnsi="Times New Roman" w:cs="Times New Roman"/>
          <w:sz w:val="28"/>
          <w:szCs w:val="28"/>
        </w:rPr>
        <w:t xml:space="preserve"> – глобальные настройки приложения, созданные или обновленные в результате развертывания из файлов </w:t>
      </w:r>
      <w:r>
        <w:rPr>
          <w:rFonts w:ascii="Times New Roman" w:hAnsi="Times New Roman" w:cs="Times New Roman"/>
          <w:sz w:val="28"/>
          <w:szCs w:val="28"/>
          <w:lang w:val="en-US"/>
        </w:rPr>
        <w:t>deploy</w:t>
      </w:r>
      <w:r w:rsidRPr="00AF7A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AF7A92" w:rsidRPr="00AF7A92">
        <w:rPr>
          <w:rFonts w:ascii="Times New Roman" w:hAnsi="Times New Roman" w:cs="Times New Roman"/>
          <w:sz w:val="28"/>
          <w:szCs w:val="28"/>
        </w:rPr>
        <w:t xml:space="preserve"> </w:t>
      </w:r>
      <w:r w:rsidR="00AF7A92">
        <w:rPr>
          <w:rFonts w:ascii="Times New Roman" w:hAnsi="Times New Roman" w:cs="Times New Roman"/>
          <w:sz w:val="28"/>
          <w:szCs w:val="28"/>
        </w:rPr>
        <w:t>всех приложений.</w:t>
      </w:r>
    </w:p>
    <w:p w14:paraId="5EE4313F" w14:textId="77777777" w:rsidR="00AF7A92" w:rsidRDefault="00AF7A92" w:rsidP="00AF7A92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7A92">
        <w:rPr>
          <w:rFonts w:ascii="Times New Roman" w:hAnsi="Times New Roman" w:cs="Times New Roman"/>
          <w:sz w:val="28"/>
          <w:szCs w:val="28"/>
        </w:rPr>
        <w:lastRenderedPageBreak/>
        <w:t>ion_meta</w:t>
      </w:r>
      <w:r>
        <w:rPr>
          <w:rFonts w:ascii="Times New Roman" w:hAnsi="Times New Roman" w:cs="Times New Roman"/>
          <w:sz w:val="28"/>
          <w:szCs w:val="28"/>
        </w:rPr>
        <w:t xml:space="preserve"> – коллекция, содержащая все импортированные метаданные классы приложений</w:t>
      </w:r>
      <w:ins w:id="90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734222BD" w14:textId="77777777" w:rsidR="00AF7A92" w:rsidRDefault="00AF7A92" w:rsidP="00AF7A92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7A92">
        <w:rPr>
          <w:rFonts w:ascii="Times New Roman" w:hAnsi="Times New Roman" w:cs="Times New Roman"/>
          <w:sz w:val="28"/>
          <w:szCs w:val="28"/>
        </w:rPr>
        <w:t>ion_nav</w:t>
      </w:r>
      <w:r>
        <w:rPr>
          <w:rFonts w:ascii="Times New Roman" w:hAnsi="Times New Roman" w:cs="Times New Roman"/>
          <w:sz w:val="28"/>
          <w:szCs w:val="28"/>
        </w:rPr>
        <w:t xml:space="preserve"> – коллекция, содержащая все импортированные метаданные навигации</w:t>
      </w:r>
      <w:ins w:id="91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4B3B993B" w14:textId="77777777" w:rsidR="00AF7A92" w:rsidRDefault="00AF7A92" w:rsidP="00AF7A92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7A92">
        <w:rPr>
          <w:rFonts w:ascii="Times New Roman" w:hAnsi="Times New Roman" w:cs="Times New Roman"/>
          <w:sz w:val="28"/>
          <w:szCs w:val="28"/>
        </w:rPr>
        <w:t>ion_notification_recievers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del w:id="92" w:author="jenev" w:date="2018-12-07T18:12:00Z">
        <w:r w:rsidDel="009F278A">
          <w:rPr>
            <w:rFonts w:ascii="Times New Roman" w:hAnsi="Times New Roman" w:cs="Times New Roman"/>
            <w:sz w:val="28"/>
            <w:szCs w:val="28"/>
          </w:rPr>
          <w:delText>коллекция</w:delText>
        </w:r>
      </w:del>
      <w:ins w:id="93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коллекция,</w:t>
        </w:r>
      </w:ins>
      <w:r>
        <w:rPr>
          <w:rFonts w:ascii="Times New Roman" w:hAnsi="Times New Roman" w:cs="Times New Roman"/>
          <w:sz w:val="28"/>
          <w:szCs w:val="28"/>
        </w:rPr>
        <w:t xml:space="preserve"> содержащая уведомления системы</w:t>
      </w:r>
      <w:ins w:id="94" w:author="jenev" w:date="2018-12-07T18:12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48724DEA" w14:textId="77777777" w:rsidR="00ED0A4A" w:rsidRPr="004C3B38" w:rsidRDefault="00ED0A4A" w:rsidP="00ED0A4A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564C8">
        <w:rPr>
          <w:rFonts w:ascii="Times New Roman" w:hAnsi="Times New Roman" w:cs="Times New Roman"/>
          <w:sz w:val="28"/>
          <w:szCs w:val="28"/>
        </w:rPr>
        <w:t>ion_ resources</w:t>
      </w:r>
      <w:r>
        <w:rPr>
          <w:rFonts w:ascii="Times New Roman" w:hAnsi="Times New Roman" w:cs="Times New Roman"/>
          <w:sz w:val="28"/>
          <w:szCs w:val="28"/>
        </w:rPr>
        <w:t xml:space="preserve"> – список всех ресурсов, к которым настраивается доступ. </w:t>
      </w:r>
      <w:r w:rsidRPr="004C3B38">
        <w:rPr>
          <w:rFonts w:ascii="Times New Roman" w:hAnsi="Times New Roman" w:cs="Times New Roman"/>
          <w:sz w:val="28"/>
          <w:szCs w:val="28"/>
          <w:rPrChange w:id="95" w:author="jenev" w:date="2018-12-07T18:12:00Z">
            <w:rPr>
              <w:rFonts w:ascii="Times New Roman" w:hAnsi="Times New Roman" w:cs="Times New Roman"/>
              <w:sz w:val="28"/>
              <w:szCs w:val="28"/>
            </w:rPr>
          </w:rPrChange>
        </w:rPr>
        <w:t>Подробнее см. раздел администрирование безопасности настоящего руководства.</w:t>
      </w:r>
    </w:p>
    <w:p w14:paraId="6423EFE9" w14:textId="77777777" w:rsidR="00ED0A4A" w:rsidRPr="004C3B38" w:rsidRDefault="00ED0A4A" w:rsidP="00ED0A4A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rPrChange w:id="96" w:author="jenev" w:date="2018-12-07T18:12:00Z">
            <w:rPr>
              <w:rFonts w:ascii="Times New Roman" w:hAnsi="Times New Roman" w:cs="Times New Roman"/>
              <w:sz w:val="28"/>
              <w:szCs w:val="28"/>
            </w:rPr>
          </w:rPrChange>
        </w:rPr>
      </w:pPr>
      <w:r w:rsidRPr="004C3B38">
        <w:rPr>
          <w:rFonts w:ascii="Times New Roman" w:hAnsi="Times New Roman" w:cs="Times New Roman"/>
          <w:sz w:val="28"/>
          <w:szCs w:val="28"/>
          <w:rPrChange w:id="97" w:author="jenev" w:date="2018-12-07T18:12:00Z">
            <w:rPr>
              <w:rFonts w:ascii="Times New Roman" w:hAnsi="Times New Roman" w:cs="Times New Roman"/>
              <w:sz w:val="28"/>
              <w:szCs w:val="28"/>
            </w:rPr>
          </w:rPrChange>
        </w:rPr>
        <w:t>ion_ roles – список всех ролей пользователей. Подробнее см. раздел администрирование безопасности настоящего руководства.</w:t>
      </w:r>
    </w:p>
    <w:p w14:paraId="51B798AF" w14:textId="77777777" w:rsidR="00ED0A4A" w:rsidRPr="004C3B38" w:rsidRDefault="00ED0A4A" w:rsidP="00ED0A4A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3B38">
        <w:rPr>
          <w:rFonts w:ascii="Times New Roman" w:hAnsi="Times New Roman" w:cs="Times New Roman"/>
          <w:sz w:val="28"/>
          <w:szCs w:val="28"/>
          <w:rPrChange w:id="98" w:author="jenev" w:date="2018-12-07T18:12:00Z">
            <w:rPr>
              <w:rFonts w:ascii="Times New Roman" w:hAnsi="Times New Roman" w:cs="Times New Roman"/>
              <w:sz w:val="28"/>
              <w:szCs w:val="28"/>
            </w:rPr>
          </w:rPrChange>
        </w:rPr>
        <w:t>ion_users – список всех учетных записей пользователей.  Подробнее см. раздел администрирование безопасности настоящего руководства</w:t>
      </w:r>
      <w:r w:rsidRPr="004C3B38">
        <w:rPr>
          <w:rFonts w:ascii="Times New Roman" w:hAnsi="Times New Roman" w:cs="Times New Roman"/>
          <w:sz w:val="28"/>
          <w:szCs w:val="28"/>
        </w:rPr>
        <w:t>.</w:t>
      </w:r>
    </w:p>
    <w:p w14:paraId="0B693FA7" w14:textId="77777777" w:rsidR="00ED0A4A" w:rsidRDefault="00372875" w:rsidP="00372875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2875">
        <w:rPr>
          <w:rFonts w:ascii="Times New Roman" w:hAnsi="Times New Roman" w:cs="Times New Roman"/>
          <w:sz w:val="28"/>
          <w:szCs w:val="28"/>
        </w:rPr>
        <w:t>ion_user_filters</w:t>
      </w:r>
      <w:r>
        <w:rPr>
          <w:rFonts w:ascii="Times New Roman" w:hAnsi="Times New Roman" w:cs="Times New Roman"/>
          <w:sz w:val="28"/>
          <w:szCs w:val="28"/>
        </w:rPr>
        <w:t xml:space="preserve"> – коллекция с сохраненными пользователями фильтрами</w:t>
      </w:r>
      <w:ins w:id="99" w:author="jenev" w:date="2018-12-07T18:13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5FBBA77B" w14:textId="77777777" w:rsidR="00372875" w:rsidRDefault="00372875" w:rsidP="00372875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72875">
        <w:rPr>
          <w:rFonts w:ascii="Times New Roman" w:hAnsi="Times New Roman" w:cs="Times New Roman"/>
          <w:sz w:val="28"/>
          <w:szCs w:val="28"/>
        </w:rPr>
        <w:t>ion_view</w:t>
      </w:r>
      <w:r w:rsidR="000E3E52">
        <w:rPr>
          <w:rFonts w:ascii="Times New Roman" w:hAnsi="Times New Roman" w:cs="Times New Roman"/>
          <w:sz w:val="28"/>
          <w:szCs w:val="28"/>
        </w:rPr>
        <w:t xml:space="preserve"> – все метаданные представлений классов</w:t>
      </w:r>
      <w:ins w:id="100" w:author="jenev" w:date="2018-12-07T18:13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3D151444" w14:textId="77777777" w:rsidR="000E3E52" w:rsidRDefault="000E3E52" w:rsidP="000E3E52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E3E52">
        <w:rPr>
          <w:rFonts w:ascii="Times New Roman" w:hAnsi="Times New Roman" w:cs="Times New Roman"/>
          <w:sz w:val="28"/>
          <w:szCs w:val="28"/>
        </w:rPr>
        <w:t>ion_wf_state</w:t>
      </w:r>
      <w:r>
        <w:rPr>
          <w:rFonts w:ascii="Times New Roman" w:hAnsi="Times New Roman" w:cs="Times New Roman"/>
          <w:sz w:val="28"/>
          <w:szCs w:val="28"/>
        </w:rPr>
        <w:t xml:space="preserve"> – все состояния переходов бизнес-процессов</w:t>
      </w:r>
      <w:ins w:id="101" w:author="jenev" w:date="2018-12-07T18:13:00Z">
        <w:r w:rsidR="009F278A">
          <w:rPr>
            <w:rFonts w:ascii="Times New Roman" w:hAnsi="Times New Roman" w:cs="Times New Roman"/>
            <w:sz w:val="28"/>
            <w:szCs w:val="28"/>
          </w:rPr>
          <w:t>,</w:t>
        </w:r>
      </w:ins>
      <w:r>
        <w:rPr>
          <w:rFonts w:ascii="Times New Roman" w:hAnsi="Times New Roman" w:cs="Times New Roman"/>
          <w:sz w:val="28"/>
          <w:szCs w:val="28"/>
        </w:rPr>
        <w:t xml:space="preserve"> инициализированных в системе.</w:t>
      </w:r>
    </w:p>
    <w:p w14:paraId="6CB754D5" w14:textId="77777777" w:rsidR="000E3E52" w:rsidRDefault="000E3E52" w:rsidP="000E3E52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E3E52">
        <w:rPr>
          <w:rFonts w:ascii="Times New Roman" w:hAnsi="Times New Roman" w:cs="Times New Roman"/>
          <w:sz w:val="28"/>
          <w:szCs w:val="28"/>
        </w:rPr>
        <w:t>ion_workflow</w:t>
      </w:r>
      <w:r>
        <w:rPr>
          <w:rFonts w:ascii="Times New Roman" w:hAnsi="Times New Roman" w:cs="Times New Roman"/>
          <w:sz w:val="28"/>
          <w:szCs w:val="28"/>
        </w:rPr>
        <w:t xml:space="preserve"> – все метаданные бизнес-процессов системы</w:t>
      </w:r>
      <w:ins w:id="102" w:author="jenev" w:date="2018-12-07T18:13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503E714E" w14:textId="77777777" w:rsidR="00D91ED4" w:rsidRPr="00C564C8" w:rsidRDefault="00D91ED4" w:rsidP="00D91ED4">
      <w:pPr>
        <w:pStyle w:val="ab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1ED4">
        <w:rPr>
          <w:rFonts w:ascii="Times New Roman" w:hAnsi="Times New Roman" w:cs="Times New Roman"/>
          <w:sz w:val="28"/>
          <w:szCs w:val="28"/>
        </w:rPr>
        <w:t>sessions</w:t>
      </w:r>
      <w:r>
        <w:rPr>
          <w:rFonts w:ascii="Times New Roman" w:hAnsi="Times New Roman" w:cs="Times New Roman"/>
          <w:sz w:val="28"/>
          <w:szCs w:val="28"/>
        </w:rPr>
        <w:t xml:space="preserve"> – сессии пользователей (если выбран способ хранения сессий в </w:t>
      </w:r>
      <w:r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6744BF">
        <w:rPr>
          <w:rFonts w:ascii="Times New Roman" w:hAnsi="Times New Roman" w:cs="Times New Roman"/>
          <w:sz w:val="28"/>
          <w:szCs w:val="28"/>
        </w:rPr>
        <w:t>)</w:t>
      </w:r>
      <w:ins w:id="103" w:author="jenev" w:date="2018-12-07T18:13:00Z">
        <w:r w:rsidR="009F278A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068D95FB" w14:textId="77777777" w:rsidR="00032213" w:rsidRDefault="00032213" w:rsidP="00FF3B6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0BF6D18" w14:textId="77777777" w:rsidR="008812C9" w:rsidRPr="001D3C5B" w:rsidRDefault="00FF3B68" w:rsidP="00FF3B6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1D3C5B">
        <w:rPr>
          <w:rFonts w:ascii="Times New Roman" w:hAnsi="Times New Roman" w:cs="Times New Roman"/>
          <w:sz w:val="28"/>
          <w:szCs w:val="28"/>
        </w:rPr>
        <w:br w:type="page"/>
      </w:r>
    </w:p>
    <w:p w14:paraId="4AC8D9F4" w14:textId="77777777" w:rsidR="00844592" w:rsidRPr="00FF3B68" w:rsidRDefault="00844592" w:rsidP="00802918">
      <w:pPr>
        <w:pStyle w:val="1"/>
        <w:spacing w:line="360" w:lineRule="auto"/>
        <w:rPr>
          <w:rFonts w:ascii="Times New Roman" w:hAnsi="Times New Roman" w:cs="Times New Roman"/>
        </w:rPr>
      </w:pPr>
      <w:bookmarkStart w:id="104" w:name="_Ref405458664"/>
      <w:bookmarkStart w:id="105" w:name="_Toc494900132"/>
      <w:r w:rsidRPr="00FF3B68">
        <w:rPr>
          <w:rFonts w:ascii="Times New Roman" w:hAnsi="Times New Roman" w:cs="Times New Roman"/>
        </w:rPr>
        <w:lastRenderedPageBreak/>
        <w:t>Развертывание</w:t>
      </w:r>
      <w:r w:rsidR="00085FE7" w:rsidRPr="00FF3B68">
        <w:rPr>
          <w:rFonts w:ascii="Times New Roman" w:hAnsi="Times New Roman" w:cs="Times New Roman"/>
        </w:rPr>
        <w:t xml:space="preserve"> и запуск</w:t>
      </w:r>
      <w:r w:rsidRPr="00FF3B68">
        <w:rPr>
          <w:rFonts w:ascii="Times New Roman" w:hAnsi="Times New Roman" w:cs="Times New Roman"/>
        </w:rPr>
        <w:t xml:space="preserve"> </w:t>
      </w:r>
      <w:bookmarkEnd w:id="104"/>
      <w:bookmarkEnd w:id="105"/>
      <w:r w:rsidR="0034109E">
        <w:rPr>
          <w:rFonts w:ascii="Times New Roman" w:hAnsi="Times New Roman" w:cs="Times New Roman"/>
        </w:rPr>
        <w:t>ИСУП</w:t>
      </w:r>
    </w:p>
    <w:p w14:paraId="165E543D" w14:textId="77777777" w:rsidR="002D4E18" w:rsidRPr="00E137F5" w:rsidRDefault="002D4E18" w:rsidP="002D4E18">
      <w:pPr>
        <w:pStyle w:val="ad"/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bookmarkStart w:id="106" w:name="_Ref467067721"/>
      <w:bookmarkStart w:id="107" w:name="_Toc494900133"/>
      <w:r>
        <w:rPr>
          <w:rFonts w:ascii="Times New Roman" w:hAnsi="Times New Roman" w:cs="Times New Roman"/>
          <w:sz w:val="28"/>
          <w:szCs w:val="28"/>
        </w:rPr>
        <w:t xml:space="preserve">Конфигурирование показывается на примерах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D4E1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Разворачивание в контейнерах под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аналогично.</w:t>
      </w:r>
      <w:r w:rsidR="00073E98">
        <w:rPr>
          <w:rFonts w:ascii="Times New Roman" w:hAnsi="Times New Roman" w:cs="Times New Roman"/>
          <w:sz w:val="28"/>
          <w:szCs w:val="28"/>
        </w:rPr>
        <w:t xml:space="preserve"> Следует помнить об отличающемся </w:t>
      </w:r>
      <w:r w:rsidR="00A72DB7">
        <w:rPr>
          <w:rFonts w:ascii="Times New Roman" w:hAnsi="Times New Roman" w:cs="Times New Roman"/>
          <w:sz w:val="28"/>
          <w:szCs w:val="28"/>
        </w:rPr>
        <w:t xml:space="preserve">разделителе папок под </w:t>
      </w:r>
      <w:r w:rsidR="00A72DB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E137F5">
        <w:rPr>
          <w:rFonts w:ascii="Times New Roman" w:hAnsi="Times New Roman" w:cs="Times New Roman"/>
          <w:sz w:val="28"/>
          <w:szCs w:val="28"/>
        </w:rPr>
        <w:t xml:space="preserve"> в указанных примерах.</w:t>
      </w:r>
    </w:p>
    <w:p w14:paraId="3BD26AFF" w14:textId="77777777" w:rsidR="00DC3107" w:rsidRPr="00F95AB7" w:rsidRDefault="00DC3107" w:rsidP="00802918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Конфигурирование системы</w:t>
      </w:r>
      <w:r w:rsidR="00E2382F" w:rsidRPr="00F95AB7">
        <w:rPr>
          <w:rFonts w:ascii="Times New Roman" w:hAnsi="Times New Roman" w:cs="Times New Roman"/>
          <w:sz w:val="28"/>
          <w:szCs w:val="28"/>
        </w:rPr>
        <w:t>,</w:t>
      </w:r>
      <w:r w:rsidRPr="00F95AB7">
        <w:rPr>
          <w:rFonts w:ascii="Times New Roman" w:hAnsi="Times New Roman" w:cs="Times New Roman"/>
          <w:sz w:val="28"/>
          <w:szCs w:val="28"/>
        </w:rPr>
        <w:t xml:space="preserve"> развертывание метаданных</w:t>
      </w:r>
      <w:r w:rsidR="00E2382F" w:rsidRPr="00F95AB7">
        <w:rPr>
          <w:rFonts w:ascii="Times New Roman" w:hAnsi="Times New Roman" w:cs="Times New Roman"/>
          <w:sz w:val="28"/>
          <w:szCs w:val="28"/>
        </w:rPr>
        <w:t xml:space="preserve"> и инициализация данных</w:t>
      </w:r>
      <w:bookmarkEnd w:id="106"/>
      <w:bookmarkEnd w:id="107"/>
    </w:p>
    <w:p w14:paraId="125F9361" w14:textId="3BAD86F0" w:rsidR="0046105F" w:rsidRPr="00F95AB7" w:rsidRDefault="00293ACC" w:rsidP="00802918">
      <w:pPr>
        <w:pStyle w:val="ad"/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Для разворачивания </w:t>
      </w:r>
      <w:r w:rsidR="00C92AF3" w:rsidRPr="00F95AB7">
        <w:rPr>
          <w:rFonts w:ascii="Times New Roman" w:hAnsi="Times New Roman" w:cs="Times New Roman"/>
          <w:sz w:val="28"/>
          <w:szCs w:val="28"/>
        </w:rPr>
        <w:t xml:space="preserve">самой системы, </w:t>
      </w:r>
      <w:r w:rsidRPr="00F95AB7">
        <w:rPr>
          <w:rFonts w:ascii="Times New Roman" w:hAnsi="Times New Roman" w:cs="Times New Roman"/>
          <w:sz w:val="28"/>
          <w:szCs w:val="28"/>
        </w:rPr>
        <w:t>нужно подготовить папку, куда будет разархивирован архив</w:t>
      </w:r>
      <w:r w:rsidR="00B50C29" w:rsidRPr="00F95AB7">
        <w:rPr>
          <w:rFonts w:ascii="Times New Roman" w:hAnsi="Times New Roman" w:cs="Times New Roman"/>
          <w:sz w:val="28"/>
          <w:szCs w:val="28"/>
        </w:rPr>
        <w:t xml:space="preserve"> с </w:t>
      </w:r>
      <w:del w:id="108" w:author="jenev" w:date="2018-12-07T18:13:00Z">
        <w:r w:rsidR="00B50C29" w:rsidRPr="00F95AB7" w:rsidDel="00A5294E">
          <w:rPr>
            <w:rFonts w:ascii="Times New Roman" w:hAnsi="Times New Roman" w:cs="Times New Roman"/>
            <w:sz w:val="28"/>
            <w:szCs w:val="28"/>
          </w:rPr>
          <w:delText xml:space="preserve">самой </w:delText>
        </w:r>
      </w:del>
      <w:r w:rsidR="00B50C29" w:rsidRPr="00F95AB7">
        <w:rPr>
          <w:rFonts w:ascii="Times New Roman" w:hAnsi="Times New Roman" w:cs="Times New Roman"/>
          <w:sz w:val="28"/>
          <w:szCs w:val="28"/>
        </w:rPr>
        <w:t>системой</w:t>
      </w:r>
      <w:r w:rsidRPr="00F95AB7">
        <w:rPr>
          <w:rFonts w:ascii="Times New Roman" w:hAnsi="Times New Roman" w:cs="Times New Roman"/>
          <w:sz w:val="28"/>
          <w:szCs w:val="28"/>
        </w:rPr>
        <w:t xml:space="preserve">. </w:t>
      </w:r>
      <w:r w:rsidR="005E7C40" w:rsidRPr="00F95AB7">
        <w:rPr>
          <w:rFonts w:ascii="Times New Roman" w:hAnsi="Times New Roman" w:cs="Times New Roman"/>
          <w:sz w:val="28"/>
          <w:szCs w:val="28"/>
        </w:rPr>
        <w:t>При этом в пути к системе д</w:t>
      </w:r>
      <w:r w:rsidR="00B50C29" w:rsidRPr="00F95AB7">
        <w:rPr>
          <w:rFonts w:ascii="Times New Roman" w:hAnsi="Times New Roman" w:cs="Times New Roman"/>
          <w:sz w:val="28"/>
          <w:szCs w:val="28"/>
        </w:rPr>
        <w:t>о</w:t>
      </w:r>
      <w:r w:rsidR="005E7C40" w:rsidRPr="00F95AB7">
        <w:rPr>
          <w:rFonts w:ascii="Times New Roman" w:hAnsi="Times New Roman" w:cs="Times New Roman"/>
          <w:sz w:val="28"/>
          <w:szCs w:val="28"/>
        </w:rPr>
        <w:t xml:space="preserve">лжны отсутствовать русские буквы, </w:t>
      </w:r>
      <w:r w:rsidR="00C34B1E" w:rsidRPr="00F95AB7">
        <w:rPr>
          <w:rFonts w:ascii="Times New Roman" w:hAnsi="Times New Roman" w:cs="Times New Roman"/>
          <w:sz w:val="28"/>
          <w:szCs w:val="28"/>
        </w:rPr>
        <w:t xml:space="preserve">специальные </w:t>
      </w:r>
      <w:r w:rsidR="005E7C40" w:rsidRPr="00F95AB7">
        <w:rPr>
          <w:rFonts w:ascii="Times New Roman" w:hAnsi="Times New Roman" w:cs="Times New Roman"/>
          <w:sz w:val="28"/>
          <w:szCs w:val="28"/>
        </w:rPr>
        <w:t xml:space="preserve">символы и пробелы. </w:t>
      </w:r>
      <w:r w:rsidRPr="00F95AB7">
        <w:rPr>
          <w:rFonts w:ascii="Times New Roman" w:hAnsi="Times New Roman" w:cs="Times New Roman"/>
          <w:sz w:val="28"/>
          <w:szCs w:val="28"/>
        </w:rPr>
        <w:t>Затем нужно разархивировать архив платформы в папку приложения.</w:t>
      </w:r>
      <w:r w:rsidR="001217DE" w:rsidRPr="00F95A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A5A270" w14:textId="77777777" w:rsidR="00343AA5" w:rsidRPr="00F95AB7" w:rsidRDefault="00181B13" w:rsidP="00802918">
      <w:pPr>
        <w:pStyle w:val="ad"/>
        <w:spacing w:after="0" w:line="360" w:lineRule="auto"/>
        <w:ind w:firstLine="432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Для инициализации системы нужно выполнить следующие действия</w:t>
      </w:r>
      <w:r w:rsidR="0052548E" w:rsidRPr="00F95AB7">
        <w:rPr>
          <w:rFonts w:ascii="Times New Roman" w:hAnsi="Times New Roman" w:cs="Times New Roman"/>
          <w:sz w:val="28"/>
          <w:szCs w:val="28"/>
        </w:rPr>
        <w:t xml:space="preserve">, при запущенной СУБД и находясь в папке </w:t>
      </w:r>
      <w:r w:rsidR="009500E5" w:rsidRPr="00F95AB7">
        <w:rPr>
          <w:rFonts w:ascii="Times New Roman" w:hAnsi="Times New Roman" w:cs="Times New Roman"/>
          <w:sz w:val="28"/>
          <w:szCs w:val="28"/>
        </w:rPr>
        <w:t>системы</w:t>
      </w:r>
      <w:r w:rsidRPr="00F95AB7">
        <w:rPr>
          <w:rFonts w:ascii="Times New Roman" w:hAnsi="Times New Roman" w:cs="Times New Roman"/>
          <w:sz w:val="28"/>
          <w:szCs w:val="28"/>
        </w:rPr>
        <w:t>:</w:t>
      </w:r>
    </w:p>
    <w:p w14:paraId="2855975A" w14:textId="0EAC08FC" w:rsidR="0034109E" w:rsidRDefault="00BB401B" w:rsidP="00EA2437">
      <w:pPr>
        <w:pStyle w:val="ad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Установка переменной окружения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95AB7">
        <w:rPr>
          <w:rFonts w:ascii="Times New Roman" w:hAnsi="Times New Roman" w:cs="Times New Roman"/>
          <w:sz w:val="28"/>
          <w:szCs w:val="28"/>
        </w:rPr>
        <w:t>_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F95AB7">
        <w:rPr>
          <w:rFonts w:ascii="Times New Roman" w:hAnsi="Times New Roman" w:cs="Times New Roman"/>
          <w:sz w:val="28"/>
          <w:szCs w:val="28"/>
        </w:rPr>
        <w:t>, в которой будет находится путь к развернутой системе – это необходимо для поиска компонент</w:t>
      </w:r>
      <w:ins w:id="109" w:author="jenev" w:date="2018-12-07T18:14:00Z">
        <w:r w:rsidR="00A5294E">
          <w:rPr>
            <w:rFonts w:ascii="Times New Roman" w:hAnsi="Times New Roman" w:cs="Times New Roman"/>
            <w:sz w:val="28"/>
            <w:szCs w:val="28"/>
          </w:rPr>
          <w:t>ов</w:t>
        </w:r>
      </w:ins>
      <w:r w:rsidRPr="00F95AB7">
        <w:rPr>
          <w:rFonts w:ascii="Times New Roman" w:hAnsi="Times New Roman" w:cs="Times New Roman"/>
          <w:sz w:val="28"/>
          <w:szCs w:val="28"/>
        </w:rPr>
        <w:t xml:space="preserve"> и собственных библиотек </w:t>
      </w:r>
      <w:r w:rsidR="0034109E">
        <w:rPr>
          <w:rFonts w:ascii="Times New Roman" w:hAnsi="Times New Roman" w:cs="Times New Roman"/>
          <w:sz w:val="28"/>
          <w:szCs w:val="28"/>
        </w:rPr>
        <w:t>ядра Системы</w:t>
      </w:r>
      <w:r w:rsidRPr="00F95AB7">
        <w:rPr>
          <w:rFonts w:ascii="Times New Roman" w:hAnsi="Times New Roman" w:cs="Times New Roman"/>
          <w:sz w:val="28"/>
          <w:szCs w:val="28"/>
        </w:rPr>
        <w:t>.</w:t>
      </w:r>
      <w:r w:rsidR="00A45210" w:rsidRPr="00F95AB7">
        <w:rPr>
          <w:rFonts w:ascii="Times New Roman" w:hAnsi="Times New Roman" w:cs="Times New Roman"/>
          <w:sz w:val="28"/>
          <w:szCs w:val="28"/>
        </w:rPr>
        <w:t xml:space="preserve"> Для этого нужно запустить с правами администратора файл </w:t>
      </w:r>
      <w:r w:rsidR="00A45210" w:rsidRPr="00F95AB7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A45210" w:rsidRPr="00F95AB7">
        <w:rPr>
          <w:rFonts w:ascii="Times New Roman" w:hAnsi="Times New Roman" w:cs="Times New Roman"/>
          <w:sz w:val="28"/>
          <w:szCs w:val="28"/>
        </w:rPr>
        <w:t>.</w:t>
      </w:r>
      <w:r w:rsidR="00A45210" w:rsidRPr="00F95AB7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A45210" w:rsidRPr="00F95AB7">
        <w:rPr>
          <w:rFonts w:ascii="Times New Roman" w:hAnsi="Times New Roman" w:cs="Times New Roman"/>
          <w:sz w:val="28"/>
          <w:szCs w:val="28"/>
        </w:rPr>
        <w:t xml:space="preserve"> и выполнить в консоли команду: </w:t>
      </w:r>
    </w:p>
    <w:p w14:paraId="769C2A7D" w14:textId="77777777" w:rsidR="0034109E" w:rsidRPr="00B67593" w:rsidRDefault="001118BB" w:rsidP="0034109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</w:rPr>
      </w:pPr>
      <w:r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set</w:t>
      </w:r>
      <w:r w:rsidR="00A45210"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="00A45210"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</w:t>
      </w:r>
      <w:r w:rsidR="00A45210" w:rsidRPr="00B67593">
        <w:rPr>
          <w:rFonts w:ascii="Courier New" w:eastAsia="Times New Roman" w:hAnsi="Courier New" w:cs="Courier New"/>
          <w:color w:val="172B4D"/>
          <w:sz w:val="24"/>
          <w:szCs w:val="24"/>
        </w:rPr>
        <w:t>_</w:t>
      </w:r>
      <w:r w:rsidR="00A45210"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PATH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>=</w:t>
      </w:r>
      <w:r w:rsidR="00A45210" w:rsidRPr="00B67593">
        <w:rPr>
          <w:rFonts w:ascii="Courier New" w:eastAsia="Times New Roman" w:hAnsi="Courier New" w:cs="Courier New"/>
          <w:color w:val="172B4D"/>
          <w:sz w:val="24"/>
          <w:szCs w:val="24"/>
        </w:rPr>
        <w:t>%</w:t>
      </w:r>
      <w:r w:rsidR="00A45210"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cd</w:t>
      </w:r>
      <w:r w:rsidR="00A45210" w:rsidRPr="00B67593">
        <w:rPr>
          <w:rFonts w:ascii="Courier New" w:eastAsia="Times New Roman" w:hAnsi="Courier New" w:cs="Courier New"/>
          <w:color w:val="172B4D"/>
          <w:sz w:val="24"/>
          <w:szCs w:val="24"/>
        </w:rPr>
        <w:t>%</w:t>
      </w:r>
    </w:p>
    <w:p w14:paraId="6016F299" w14:textId="49E71CC7" w:rsidR="00BB401B" w:rsidRPr="00F95AB7" w:rsidRDefault="00A45210" w:rsidP="0034109E">
      <w:pPr>
        <w:pStyle w:val="ad"/>
        <w:spacing w:after="0" w:line="360" w:lineRule="auto"/>
        <w:ind w:left="1152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где %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F95AB7">
        <w:rPr>
          <w:rFonts w:ascii="Times New Roman" w:hAnsi="Times New Roman" w:cs="Times New Roman"/>
          <w:sz w:val="28"/>
          <w:szCs w:val="28"/>
        </w:rPr>
        <w:t>%</w:t>
      </w:r>
      <w:ins w:id="110" w:author="jenev" w:date="2018-12-07T18:14:00Z">
        <w:r w:rsidR="00A5294E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A5294E" w:rsidRPr="00F95AB7">
          <w:rPr>
            <w:rFonts w:ascii="Times New Roman" w:hAnsi="Times New Roman" w:cs="Times New Roman"/>
            <w:sz w:val="28"/>
            <w:szCs w:val="28"/>
          </w:rPr>
          <w:t>–</w:t>
        </w:r>
      </w:ins>
      <w:r w:rsidRPr="00F95AB7">
        <w:rPr>
          <w:rFonts w:ascii="Times New Roman" w:hAnsi="Times New Roman" w:cs="Times New Roman"/>
          <w:sz w:val="28"/>
          <w:szCs w:val="28"/>
        </w:rPr>
        <w:t xml:space="preserve"> путь к системе.</w:t>
      </w:r>
    </w:p>
    <w:p w14:paraId="6B65B4B7" w14:textId="531EEC9F" w:rsidR="0034109E" w:rsidRDefault="00A05A5F" w:rsidP="00EA2437">
      <w:pPr>
        <w:pStyle w:val="ad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Инициализаци</w:t>
      </w:r>
      <w:r w:rsidR="00507A3D" w:rsidRPr="00F95AB7">
        <w:rPr>
          <w:rFonts w:ascii="Times New Roman" w:hAnsi="Times New Roman" w:cs="Times New Roman"/>
          <w:sz w:val="28"/>
          <w:szCs w:val="28"/>
        </w:rPr>
        <w:t>я</w:t>
      </w:r>
      <w:r w:rsidRPr="00F95AB7">
        <w:rPr>
          <w:rFonts w:ascii="Times New Roman" w:hAnsi="Times New Roman" w:cs="Times New Roman"/>
          <w:sz w:val="28"/>
          <w:szCs w:val="28"/>
        </w:rPr>
        <w:t xml:space="preserve"> метаданных </w:t>
      </w:r>
      <w:del w:id="111" w:author="jenev" w:date="2018-12-07T18:14:00Z">
        <w:r w:rsidRPr="00F95AB7" w:rsidDel="00A5294E">
          <w:rPr>
            <w:rFonts w:ascii="Times New Roman" w:hAnsi="Times New Roman" w:cs="Times New Roman"/>
            <w:sz w:val="28"/>
            <w:szCs w:val="28"/>
          </w:rPr>
          <w:delText xml:space="preserve">данных </w:delText>
        </w:r>
      </w:del>
      <w:r w:rsidRPr="00F95AB7">
        <w:rPr>
          <w:rFonts w:ascii="Times New Roman" w:hAnsi="Times New Roman" w:cs="Times New Roman"/>
          <w:sz w:val="28"/>
          <w:szCs w:val="28"/>
        </w:rPr>
        <w:t>системы</w:t>
      </w:r>
      <w:r w:rsidR="00507A3D" w:rsidRPr="00F95AB7">
        <w:rPr>
          <w:rFonts w:ascii="Times New Roman" w:hAnsi="Times New Roman" w:cs="Times New Roman"/>
          <w:sz w:val="28"/>
          <w:szCs w:val="28"/>
        </w:rPr>
        <w:t xml:space="preserve"> ос</w:t>
      </w:r>
      <w:r w:rsidR="00363D54" w:rsidRPr="00F95AB7">
        <w:rPr>
          <w:rFonts w:ascii="Times New Roman" w:hAnsi="Times New Roman" w:cs="Times New Roman"/>
          <w:sz w:val="28"/>
          <w:szCs w:val="28"/>
        </w:rPr>
        <w:t>у</w:t>
      </w:r>
      <w:r w:rsidR="00507A3D" w:rsidRPr="00F95AB7">
        <w:rPr>
          <w:rFonts w:ascii="Times New Roman" w:hAnsi="Times New Roman" w:cs="Times New Roman"/>
          <w:sz w:val="28"/>
          <w:szCs w:val="28"/>
        </w:rPr>
        <w:t>ще</w:t>
      </w:r>
      <w:r w:rsidR="00F0092B" w:rsidRPr="00F95AB7">
        <w:rPr>
          <w:rFonts w:ascii="Times New Roman" w:hAnsi="Times New Roman" w:cs="Times New Roman"/>
          <w:sz w:val="28"/>
          <w:szCs w:val="28"/>
        </w:rPr>
        <w:t>с</w:t>
      </w:r>
      <w:r w:rsidR="00507A3D" w:rsidRPr="00F95AB7">
        <w:rPr>
          <w:rFonts w:ascii="Times New Roman" w:hAnsi="Times New Roman" w:cs="Times New Roman"/>
          <w:sz w:val="28"/>
          <w:szCs w:val="28"/>
        </w:rPr>
        <w:t>твляется выполн</w:t>
      </w:r>
      <w:r w:rsidR="00F00A16" w:rsidRPr="00F95AB7">
        <w:rPr>
          <w:rFonts w:ascii="Times New Roman" w:hAnsi="Times New Roman" w:cs="Times New Roman"/>
          <w:sz w:val="28"/>
          <w:szCs w:val="28"/>
        </w:rPr>
        <w:t>ен</w:t>
      </w:r>
      <w:r w:rsidR="00507A3D" w:rsidRPr="00F95AB7">
        <w:rPr>
          <w:rFonts w:ascii="Times New Roman" w:hAnsi="Times New Roman" w:cs="Times New Roman"/>
          <w:sz w:val="28"/>
          <w:szCs w:val="28"/>
        </w:rPr>
        <w:t>ие</w:t>
      </w:r>
      <w:r w:rsidR="00F0092B" w:rsidRPr="00F95AB7">
        <w:rPr>
          <w:rFonts w:ascii="Times New Roman" w:hAnsi="Times New Roman" w:cs="Times New Roman"/>
          <w:sz w:val="28"/>
          <w:szCs w:val="28"/>
        </w:rPr>
        <w:t>м</w:t>
      </w:r>
      <w:r w:rsidR="0034109E">
        <w:rPr>
          <w:rFonts w:ascii="Times New Roman" w:hAnsi="Times New Roman" w:cs="Times New Roman"/>
          <w:sz w:val="28"/>
          <w:szCs w:val="28"/>
        </w:rPr>
        <w:t xml:space="preserve"> в командной строке и при нахож</w:t>
      </w:r>
      <w:r w:rsidR="00507A3D" w:rsidRPr="00F95AB7">
        <w:rPr>
          <w:rFonts w:ascii="Times New Roman" w:hAnsi="Times New Roman" w:cs="Times New Roman"/>
          <w:sz w:val="28"/>
          <w:szCs w:val="28"/>
        </w:rPr>
        <w:t>д</w:t>
      </w:r>
      <w:r w:rsidR="0063485A" w:rsidRPr="00F95AB7">
        <w:rPr>
          <w:rFonts w:ascii="Times New Roman" w:hAnsi="Times New Roman" w:cs="Times New Roman"/>
          <w:sz w:val="28"/>
          <w:szCs w:val="28"/>
        </w:rPr>
        <w:t>е</w:t>
      </w:r>
      <w:r w:rsidR="00507A3D" w:rsidRPr="00F95AB7">
        <w:rPr>
          <w:rFonts w:ascii="Times New Roman" w:hAnsi="Times New Roman" w:cs="Times New Roman"/>
          <w:sz w:val="28"/>
          <w:szCs w:val="28"/>
        </w:rPr>
        <w:t>ни</w:t>
      </w:r>
      <w:r w:rsidR="00635500" w:rsidRPr="00F95AB7">
        <w:rPr>
          <w:rFonts w:ascii="Times New Roman" w:hAnsi="Times New Roman" w:cs="Times New Roman"/>
          <w:sz w:val="28"/>
          <w:szCs w:val="28"/>
        </w:rPr>
        <w:t>и</w:t>
      </w:r>
      <w:r w:rsidR="00507A3D" w:rsidRPr="00F95AB7">
        <w:rPr>
          <w:rFonts w:ascii="Times New Roman" w:hAnsi="Times New Roman" w:cs="Times New Roman"/>
          <w:sz w:val="28"/>
          <w:szCs w:val="28"/>
        </w:rPr>
        <w:t xml:space="preserve"> в папке системы следующей команды</w:t>
      </w:r>
      <w:r w:rsidR="00363D54" w:rsidRPr="00F95A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D2C837" w14:textId="77777777" w:rsidR="0034109E" w:rsidRPr="0034109E" w:rsidRDefault="00363D54" w:rsidP="0034109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 .\bin\setup.js %CI_PROJECT_NAME%</w:t>
      </w:r>
      <w:r w:rsidR="00DC36C2"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 xml:space="preserve">, </w:t>
      </w:r>
    </w:p>
    <w:p w14:paraId="2C57CA03" w14:textId="0862BE48" w:rsidR="00A05A5F" w:rsidRPr="00F95AB7" w:rsidRDefault="00874CB7" w:rsidP="0034109E">
      <w:pPr>
        <w:pStyle w:val="ad"/>
        <w:spacing w:after="0" w:line="360" w:lineRule="auto"/>
        <w:ind w:left="1152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где %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F95AB7">
        <w:rPr>
          <w:rFonts w:ascii="Times New Roman" w:hAnsi="Times New Roman" w:cs="Times New Roman"/>
          <w:sz w:val="28"/>
          <w:szCs w:val="28"/>
        </w:rPr>
        <w:t>_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F95AB7">
        <w:rPr>
          <w:rFonts w:ascii="Times New Roman" w:hAnsi="Times New Roman" w:cs="Times New Roman"/>
          <w:sz w:val="28"/>
          <w:szCs w:val="28"/>
        </w:rPr>
        <w:t>_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F95AB7">
        <w:rPr>
          <w:rFonts w:ascii="Times New Roman" w:hAnsi="Times New Roman" w:cs="Times New Roman"/>
          <w:sz w:val="28"/>
          <w:szCs w:val="28"/>
        </w:rPr>
        <w:t xml:space="preserve">% </w:t>
      </w:r>
      <w:ins w:id="112" w:author="jenev" w:date="2018-12-07T18:14:00Z">
        <w:r w:rsidR="00A5294E" w:rsidRPr="00F95AB7">
          <w:rPr>
            <w:rFonts w:ascii="Times New Roman" w:hAnsi="Times New Roman" w:cs="Times New Roman"/>
            <w:sz w:val="28"/>
            <w:szCs w:val="28"/>
          </w:rPr>
          <w:t>–</w:t>
        </w:r>
      </w:ins>
      <w:del w:id="113" w:author="jenev" w:date="2018-12-07T18:14:00Z">
        <w:r w:rsidRPr="00F95AB7" w:rsidDel="00A5294E">
          <w:rPr>
            <w:rFonts w:ascii="Times New Roman" w:hAnsi="Times New Roman" w:cs="Times New Roman"/>
            <w:sz w:val="28"/>
            <w:szCs w:val="28"/>
          </w:rPr>
          <w:delText>-</w:delText>
        </w:r>
      </w:del>
      <w:r w:rsidRPr="00F95AB7">
        <w:rPr>
          <w:rFonts w:ascii="Times New Roman" w:hAnsi="Times New Roman" w:cs="Times New Roman"/>
          <w:sz w:val="28"/>
          <w:szCs w:val="28"/>
        </w:rPr>
        <w:t xml:space="preserve"> уточнение проекта из папки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F95AB7">
        <w:rPr>
          <w:rFonts w:ascii="Times New Roman" w:hAnsi="Times New Roman" w:cs="Times New Roman"/>
          <w:sz w:val="28"/>
          <w:szCs w:val="28"/>
        </w:rPr>
        <w:t>, если мы ставим одни из них</w:t>
      </w:r>
      <w:del w:id="114" w:author="jenev" w:date="2018-12-07T18:15:00Z">
        <w:r w:rsidRPr="00F95AB7" w:rsidDel="00A5294E">
          <w:rPr>
            <w:rFonts w:ascii="Times New Roman" w:hAnsi="Times New Roman" w:cs="Times New Roman"/>
            <w:sz w:val="28"/>
            <w:szCs w:val="28"/>
          </w:rPr>
          <w:delText>,</w:delText>
        </w:r>
      </w:del>
      <w:r w:rsidRPr="00F95AB7">
        <w:rPr>
          <w:rFonts w:ascii="Times New Roman" w:hAnsi="Times New Roman" w:cs="Times New Roman"/>
          <w:sz w:val="28"/>
          <w:szCs w:val="28"/>
        </w:rPr>
        <w:t xml:space="preserve"> или можно запустить без параметров, чтобы инициализировать все прикладные модули. П</w:t>
      </w:r>
      <w:r w:rsidR="00DC36C2" w:rsidRPr="00F95AB7">
        <w:rPr>
          <w:rFonts w:ascii="Times New Roman" w:hAnsi="Times New Roman" w:cs="Times New Roman"/>
          <w:sz w:val="28"/>
          <w:szCs w:val="28"/>
        </w:rPr>
        <w:t>ри это</w:t>
      </w:r>
      <w:ins w:id="115" w:author="jenev" w:date="2018-12-07T18:15:00Z">
        <w:r w:rsidR="00A5294E">
          <w:rPr>
            <w:rFonts w:ascii="Times New Roman" w:hAnsi="Times New Roman" w:cs="Times New Roman"/>
            <w:sz w:val="28"/>
            <w:szCs w:val="28"/>
          </w:rPr>
          <w:t>м</w:t>
        </w:r>
      </w:ins>
      <w:r w:rsidR="00DC36C2" w:rsidRPr="00F95AB7">
        <w:rPr>
          <w:rFonts w:ascii="Times New Roman" w:hAnsi="Times New Roman" w:cs="Times New Roman"/>
          <w:sz w:val="28"/>
          <w:szCs w:val="28"/>
        </w:rPr>
        <w:t xml:space="preserve"> уже должна быть запущена СУБД.</w:t>
      </w:r>
    </w:p>
    <w:p w14:paraId="3EED9B5F" w14:textId="77777777" w:rsidR="0034109E" w:rsidRDefault="00655198" w:rsidP="00EA2437">
      <w:pPr>
        <w:pStyle w:val="ad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Для инициализации данных нужно выполнить </w:t>
      </w:r>
      <w:r w:rsidR="005A3074" w:rsidRPr="00F95AB7">
        <w:rPr>
          <w:rFonts w:ascii="Times New Roman" w:hAnsi="Times New Roman" w:cs="Times New Roman"/>
          <w:sz w:val="28"/>
          <w:szCs w:val="28"/>
        </w:rPr>
        <w:t xml:space="preserve">в командной строке команду </w:t>
      </w:r>
    </w:p>
    <w:p w14:paraId="3C6E73E3" w14:textId="77777777" w:rsidR="0034109E" w:rsidRPr="0034109E" w:rsidRDefault="005A3074" w:rsidP="0034109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 .\bin\import.js --src %NODE_PATH%\applications\%CI_PROJECT_NAME% --ns %CI_PROJECT_NAME%</w:t>
      </w:r>
    </w:p>
    <w:p w14:paraId="7460A646" w14:textId="683D7608" w:rsidR="005A3074" w:rsidRPr="0034109E" w:rsidRDefault="005A3074" w:rsidP="0034109E">
      <w:pPr>
        <w:pStyle w:val="ad"/>
        <w:spacing w:after="0" w:line="360" w:lineRule="auto"/>
        <w:ind w:left="1152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где</w:t>
      </w:r>
      <w:r w:rsidRPr="0034109E">
        <w:rPr>
          <w:rFonts w:ascii="Times New Roman" w:hAnsi="Times New Roman" w:cs="Times New Roman"/>
          <w:sz w:val="28"/>
          <w:szCs w:val="28"/>
        </w:rPr>
        <w:t xml:space="preserve"> %</w:t>
      </w:r>
      <w:r w:rsidRPr="0034109E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34109E">
        <w:rPr>
          <w:rFonts w:ascii="Times New Roman" w:hAnsi="Times New Roman" w:cs="Times New Roman"/>
          <w:sz w:val="28"/>
          <w:szCs w:val="28"/>
        </w:rPr>
        <w:t>_</w:t>
      </w:r>
      <w:r w:rsidRPr="0034109E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34109E">
        <w:rPr>
          <w:rFonts w:ascii="Times New Roman" w:hAnsi="Times New Roman" w:cs="Times New Roman"/>
          <w:sz w:val="28"/>
          <w:szCs w:val="28"/>
        </w:rPr>
        <w:t>_</w:t>
      </w:r>
      <w:r w:rsidRPr="0034109E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4109E">
        <w:rPr>
          <w:rFonts w:ascii="Times New Roman" w:hAnsi="Times New Roman" w:cs="Times New Roman"/>
          <w:sz w:val="28"/>
          <w:szCs w:val="28"/>
        </w:rPr>
        <w:t xml:space="preserve">% </w:t>
      </w:r>
      <w:ins w:id="116" w:author="jenev" w:date="2018-12-07T18:15:00Z">
        <w:r w:rsidR="00A5294E" w:rsidRPr="00F95AB7">
          <w:rPr>
            <w:rFonts w:ascii="Times New Roman" w:hAnsi="Times New Roman" w:cs="Times New Roman"/>
            <w:sz w:val="28"/>
            <w:szCs w:val="28"/>
          </w:rPr>
          <w:t>–</w:t>
        </w:r>
      </w:ins>
      <w:del w:id="117" w:author="jenev" w:date="2018-12-07T18:15:00Z">
        <w:r w:rsidRPr="0034109E" w:rsidDel="00A5294E">
          <w:rPr>
            <w:rFonts w:ascii="Times New Roman" w:hAnsi="Times New Roman" w:cs="Times New Roman"/>
            <w:sz w:val="28"/>
            <w:szCs w:val="28"/>
          </w:rPr>
          <w:delText>-</w:delText>
        </w:r>
      </w:del>
      <w:r w:rsidRPr="0034109E">
        <w:rPr>
          <w:rFonts w:ascii="Times New Roman" w:hAnsi="Times New Roman" w:cs="Times New Roman"/>
          <w:sz w:val="28"/>
          <w:szCs w:val="28"/>
        </w:rPr>
        <w:t xml:space="preserve"> </w:t>
      </w:r>
      <w:r w:rsidRPr="00F95AB7">
        <w:rPr>
          <w:rFonts w:ascii="Times New Roman" w:hAnsi="Times New Roman" w:cs="Times New Roman"/>
          <w:sz w:val="28"/>
          <w:szCs w:val="28"/>
        </w:rPr>
        <w:t>наименование</w:t>
      </w:r>
      <w:r w:rsidRPr="0034109E">
        <w:rPr>
          <w:rFonts w:ascii="Times New Roman" w:hAnsi="Times New Roman" w:cs="Times New Roman"/>
          <w:sz w:val="28"/>
          <w:szCs w:val="28"/>
        </w:rPr>
        <w:t xml:space="preserve"> </w:t>
      </w:r>
      <w:r w:rsidRPr="00F95AB7">
        <w:rPr>
          <w:rFonts w:ascii="Times New Roman" w:hAnsi="Times New Roman" w:cs="Times New Roman"/>
          <w:sz w:val="28"/>
          <w:szCs w:val="28"/>
        </w:rPr>
        <w:t>прикладного</w:t>
      </w:r>
      <w:r w:rsidRPr="0034109E">
        <w:rPr>
          <w:rFonts w:ascii="Times New Roman" w:hAnsi="Times New Roman" w:cs="Times New Roman"/>
          <w:sz w:val="28"/>
          <w:szCs w:val="28"/>
        </w:rPr>
        <w:t xml:space="preserve"> </w:t>
      </w:r>
      <w:r w:rsidRPr="00F95AB7">
        <w:rPr>
          <w:rFonts w:ascii="Times New Roman" w:hAnsi="Times New Roman" w:cs="Times New Roman"/>
          <w:sz w:val="28"/>
          <w:szCs w:val="28"/>
        </w:rPr>
        <w:t>модуля</w:t>
      </w:r>
      <w:ins w:id="118" w:author="jenev" w:date="2018-12-07T18:15:00Z">
        <w:r w:rsidR="00A5294E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3AD7D154" w14:textId="77777777" w:rsidR="0034109E" w:rsidRDefault="00006482" w:rsidP="00EA2437">
      <w:pPr>
        <w:pStyle w:val="ad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lastRenderedPageBreak/>
        <w:t xml:space="preserve">Для первичного входа в систему и последующей настройке прав, если права отсутствуют в инициализируемых данных, необходимо выполнить команду </w:t>
      </w:r>
    </w:p>
    <w:p w14:paraId="04864DC6" w14:textId="77777777" w:rsidR="0034109E" w:rsidRPr="0034109E" w:rsidRDefault="00006482" w:rsidP="0034109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34109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 .\bin\adduser.js –name admin --pwd password</w:t>
      </w:r>
    </w:p>
    <w:p w14:paraId="2F6258A2" w14:textId="396CB2D2" w:rsidR="00006482" w:rsidRPr="00F95AB7" w:rsidRDefault="00006482" w:rsidP="0034109E">
      <w:pPr>
        <w:pStyle w:val="ad"/>
        <w:spacing w:after="0" w:line="360" w:lineRule="auto"/>
        <w:ind w:left="1152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где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F95AB7">
        <w:rPr>
          <w:rFonts w:ascii="Times New Roman" w:hAnsi="Times New Roman" w:cs="Times New Roman"/>
          <w:sz w:val="28"/>
          <w:szCs w:val="28"/>
        </w:rPr>
        <w:t xml:space="preserve"> – имя пользователя, а password </w:t>
      </w:r>
      <w:del w:id="119" w:author="jenev" w:date="2018-12-07T18:15:00Z">
        <w:r w:rsidRPr="00F95AB7" w:rsidDel="00A5294E">
          <w:rPr>
            <w:rFonts w:ascii="Times New Roman" w:hAnsi="Times New Roman" w:cs="Times New Roman"/>
            <w:sz w:val="28"/>
            <w:szCs w:val="28"/>
          </w:rPr>
          <w:delText>-</w:delText>
        </w:r>
      </w:del>
      <w:ins w:id="120" w:author="jenev" w:date="2018-12-07T18:15:00Z">
        <w:r w:rsidR="00A5294E">
          <w:rPr>
            <w:rFonts w:ascii="Times New Roman" w:hAnsi="Times New Roman" w:cs="Times New Roman"/>
            <w:sz w:val="28"/>
            <w:szCs w:val="28"/>
          </w:rPr>
          <w:t>–</w:t>
        </w:r>
      </w:ins>
      <w:r w:rsidRPr="00F95AB7">
        <w:rPr>
          <w:rFonts w:ascii="Times New Roman" w:hAnsi="Times New Roman" w:cs="Times New Roman"/>
          <w:sz w:val="28"/>
          <w:szCs w:val="28"/>
        </w:rPr>
        <w:t xml:space="preserve"> пароль</w:t>
      </w:r>
      <w:ins w:id="121" w:author="jenev" w:date="2018-12-07T18:15:00Z">
        <w:r w:rsidR="00A5294E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6AEEFF10" w14:textId="77777777" w:rsidR="00874CB7" w:rsidRPr="00F95AB7" w:rsidRDefault="00874CB7" w:rsidP="0034109E">
      <w:pPr>
        <w:pStyle w:val="ad"/>
        <w:spacing w:after="0" w:line="360" w:lineRule="auto"/>
        <w:ind w:left="1152"/>
        <w:jc w:val="both"/>
        <w:rPr>
          <w:rFonts w:ascii="Times New Roman" w:hAnsi="Times New Roman" w:cs="Times New Roman"/>
          <w:sz w:val="28"/>
          <w:szCs w:val="28"/>
        </w:rPr>
      </w:pPr>
    </w:p>
    <w:p w14:paraId="6DBBFC33" w14:textId="77777777" w:rsidR="00E870FE" w:rsidRDefault="00551482" w:rsidP="00FF3B68">
      <w:pPr>
        <w:pStyle w:val="ad"/>
        <w:spacing w:after="0" w:line="360" w:lineRule="auto"/>
        <w:ind w:firstLine="578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Следует помнить</w:t>
      </w:r>
      <w:r w:rsidR="007E7E83" w:rsidRPr="00F95AB7">
        <w:rPr>
          <w:rFonts w:ascii="Times New Roman" w:hAnsi="Times New Roman" w:cs="Times New Roman"/>
          <w:sz w:val="28"/>
          <w:szCs w:val="28"/>
        </w:rPr>
        <w:t xml:space="preserve">, что </w:t>
      </w:r>
      <w:r w:rsidR="001217DE" w:rsidRPr="00F95AB7">
        <w:rPr>
          <w:rFonts w:ascii="Times New Roman" w:hAnsi="Times New Roman" w:cs="Times New Roman"/>
          <w:sz w:val="28"/>
          <w:szCs w:val="28"/>
        </w:rPr>
        <w:t xml:space="preserve">NODE_PATH всегда должна указывать на путь к </w:t>
      </w:r>
      <w:r w:rsidR="0034109E">
        <w:rPr>
          <w:rFonts w:ascii="Times New Roman" w:hAnsi="Times New Roman" w:cs="Times New Roman"/>
          <w:sz w:val="28"/>
          <w:szCs w:val="28"/>
        </w:rPr>
        <w:t>ядру Системы</w:t>
      </w:r>
      <w:r w:rsidR="001217DE" w:rsidRPr="00F95AB7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1217DE" w:rsidRPr="00F95AB7">
        <w:rPr>
          <w:rFonts w:ascii="Times New Roman" w:hAnsi="Times New Roman" w:cs="Times New Roman"/>
          <w:sz w:val="28"/>
          <w:szCs w:val="28"/>
        </w:rPr>
        <w:t>Поэтому ее лучше задать системной переменной</w:t>
      </w:r>
      <w:r w:rsidR="00A126C8" w:rsidRPr="00F95AB7">
        <w:rPr>
          <w:rFonts w:ascii="Times New Roman" w:hAnsi="Times New Roman" w:cs="Times New Roman"/>
          <w:sz w:val="28"/>
          <w:szCs w:val="28"/>
        </w:rPr>
        <w:t xml:space="preserve"> для всех пользователей, выполнил с правами администратора команду </w:t>
      </w:r>
    </w:p>
    <w:p w14:paraId="5FC7263D" w14:textId="77777777" w:rsidR="001217DE" w:rsidRPr="00E870FE" w:rsidRDefault="00A126C8" w:rsidP="00E870F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E870FE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setx -m NODE_PATH %NODE_PATH%</w:t>
      </w:r>
    </w:p>
    <w:p w14:paraId="7612D9C8" w14:textId="77777777" w:rsidR="005D268D" w:rsidRPr="00E870FE" w:rsidRDefault="005D268D" w:rsidP="0080291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C39D5E0" w14:textId="77777777" w:rsidR="00085FE7" w:rsidRDefault="00DC3107" w:rsidP="00802918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22" w:name="_Ref467067704"/>
      <w:bookmarkStart w:id="123" w:name="_Toc494900134"/>
      <w:bookmarkStart w:id="124" w:name="_Ref405460207"/>
      <w:r w:rsidRPr="00F95AB7">
        <w:rPr>
          <w:rFonts w:ascii="Times New Roman" w:hAnsi="Times New Roman" w:cs="Times New Roman"/>
          <w:sz w:val="28"/>
          <w:szCs w:val="28"/>
        </w:rPr>
        <w:t>Настройка параметров запуска</w:t>
      </w:r>
      <w:bookmarkEnd w:id="122"/>
      <w:bookmarkEnd w:id="123"/>
    </w:p>
    <w:p w14:paraId="61CED4E7" w14:textId="2D55AB10" w:rsidR="00085FE7" w:rsidRPr="00E870FE" w:rsidRDefault="00471E34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В </w:t>
      </w:r>
      <w:r w:rsidR="00944BB7" w:rsidRPr="00F95AB7">
        <w:rPr>
          <w:rFonts w:ascii="Times New Roman" w:hAnsi="Times New Roman" w:cs="Times New Roman"/>
          <w:sz w:val="28"/>
          <w:szCs w:val="28"/>
        </w:rPr>
        <w:t xml:space="preserve">подпапке </w:t>
      </w:r>
      <w:r w:rsidR="00085FE7" w:rsidRPr="00F95AB7">
        <w:rPr>
          <w:rFonts w:ascii="Times New Roman" w:hAnsi="Times New Roman" w:cs="Times New Roman"/>
          <w:b/>
          <w:sz w:val="28"/>
          <w:szCs w:val="28"/>
          <w:lang w:val="en-US"/>
        </w:rPr>
        <w:t>config</w:t>
      </w:r>
      <w:r w:rsidR="00085FE7" w:rsidRPr="00F95A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44BB7" w:rsidRPr="00F95AB7">
        <w:rPr>
          <w:rFonts w:ascii="Times New Roman" w:hAnsi="Times New Roman" w:cs="Times New Roman"/>
          <w:sz w:val="28"/>
          <w:szCs w:val="28"/>
        </w:rPr>
        <w:t xml:space="preserve">системы </w:t>
      </w:r>
      <w:r w:rsidR="00085FE7" w:rsidRPr="00F95AB7">
        <w:rPr>
          <w:rFonts w:ascii="Times New Roman" w:hAnsi="Times New Roman" w:cs="Times New Roman"/>
          <w:sz w:val="28"/>
          <w:szCs w:val="28"/>
        </w:rPr>
        <w:t>нужно добавить файл</w:t>
      </w:r>
      <w:r w:rsidR="00085FE7" w:rsidRPr="00F95A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85FE7" w:rsidRPr="00F95AB7">
        <w:rPr>
          <w:rFonts w:ascii="Times New Roman" w:hAnsi="Times New Roman" w:cs="Times New Roman"/>
          <w:b/>
          <w:sz w:val="28"/>
          <w:szCs w:val="28"/>
          <w:lang w:val="en-US"/>
        </w:rPr>
        <w:t>config</w:t>
      </w:r>
      <w:r w:rsidR="00085FE7" w:rsidRPr="00F95AB7">
        <w:rPr>
          <w:rFonts w:ascii="Times New Roman" w:hAnsi="Times New Roman" w:cs="Times New Roman"/>
          <w:b/>
          <w:sz w:val="28"/>
          <w:szCs w:val="28"/>
        </w:rPr>
        <w:t>.</w:t>
      </w:r>
      <w:r w:rsidR="00085FE7" w:rsidRPr="00F95AB7">
        <w:rPr>
          <w:rFonts w:ascii="Times New Roman" w:hAnsi="Times New Roman" w:cs="Times New Roman"/>
          <w:b/>
          <w:sz w:val="28"/>
          <w:szCs w:val="28"/>
          <w:lang w:val="en-US"/>
        </w:rPr>
        <w:t>ini</w:t>
      </w:r>
      <w:r w:rsidR="00085FE7" w:rsidRPr="00F95AB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870FE">
        <w:rPr>
          <w:rFonts w:ascii="Times New Roman" w:hAnsi="Times New Roman" w:cs="Times New Roman"/>
          <w:sz w:val="28"/>
          <w:szCs w:val="28"/>
        </w:rPr>
        <w:t>(если он не был задан)</w:t>
      </w:r>
      <w:ins w:id="125" w:author="jenev" w:date="2018-12-07T18:15:00Z">
        <w:r w:rsidR="00A5294E">
          <w:rPr>
            <w:rFonts w:ascii="Times New Roman" w:hAnsi="Times New Roman" w:cs="Times New Roman"/>
            <w:sz w:val="28"/>
            <w:szCs w:val="28"/>
          </w:rPr>
          <w:t>,</w:t>
        </w:r>
      </w:ins>
      <w:r w:rsidR="00E870FE">
        <w:rPr>
          <w:rFonts w:ascii="Times New Roman" w:hAnsi="Times New Roman" w:cs="Times New Roman"/>
          <w:sz w:val="28"/>
          <w:szCs w:val="28"/>
        </w:rPr>
        <w:t xml:space="preserve"> </w:t>
      </w:r>
      <w:r w:rsidR="007F2F7A" w:rsidRPr="00F95AB7">
        <w:rPr>
          <w:rFonts w:ascii="Times New Roman" w:hAnsi="Times New Roman" w:cs="Times New Roman"/>
          <w:sz w:val="28"/>
          <w:szCs w:val="28"/>
        </w:rPr>
        <w:t>определяющий параметры запуска</w:t>
      </w:r>
      <w:r w:rsidR="00E870FE">
        <w:rPr>
          <w:rFonts w:ascii="Times New Roman" w:hAnsi="Times New Roman" w:cs="Times New Roman"/>
          <w:sz w:val="28"/>
          <w:szCs w:val="28"/>
        </w:rPr>
        <w:t xml:space="preserve"> (при этом удалить все примечания</w:t>
      </w:r>
      <w:ins w:id="126" w:author="jenev" w:date="2018-12-07T18:15:00Z">
        <w:r w:rsidR="00A5294E">
          <w:rPr>
            <w:rFonts w:ascii="Times New Roman" w:hAnsi="Times New Roman" w:cs="Times New Roman"/>
            <w:sz w:val="28"/>
            <w:szCs w:val="28"/>
          </w:rPr>
          <w:t>,</w:t>
        </w:r>
      </w:ins>
      <w:r w:rsidR="00E870FE">
        <w:rPr>
          <w:rFonts w:ascii="Times New Roman" w:hAnsi="Times New Roman" w:cs="Times New Roman"/>
          <w:sz w:val="28"/>
          <w:szCs w:val="28"/>
        </w:rPr>
        <w:t xml:space="preserve"> идущие после знака </w:t>
      </w:r>
      <w:r w:rsidR="00E870FE" w:rsidRPr="00E870FE">
        <w:rPr>
          <w:rFonts w:ascii="Times New Roman" w:hAnsi="Times New Roman" w:cs="Times New Roman"/>
          <w:sz w:val="28"/>
          <w:szCs w:val="28"/>
        </w:rPr>
        <w:t>//)</w:t>
      </w:r>
      <w:r w:rsidR="00E870FE">
        <w:rPr>
          <w:rFonts w:ascii="Times New Roman" w:hAnsi="Times New Roman" w:cs="Times New Roman"/>
          <w:sz w:val="28"/>
          <w:szCs w:val="28"/>
        </w:rPr>
        <w:t>, либо изменить его</w:t>
      </w:r>
      <w:r w:rsidR="00085FE7" w:rsidRPr="00F95AB7">
        <w:rPr>
          <w:rFonts w:ascii="Times New Roman" w:hAnsi="Times New Roman" w:cs="Times New Roman"/>
          <w:sz w:val="28"/>
          <w:szCs w:val="28"/>
        </w:rPr>
        <w:t>:</w:t>
      </w:r>
    </w:p>
    <w:p w14:paraId="56CA9CA6" w14:textId="77777777" w:rsidR="00085FE7" w:rsidRPr="00F95AB7" w:rsidRDefault="00085FE7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195"/>
      </w:tblGrid>
      <w:tr w:rsidR="00CF505E" w:rsidRPr="00F95AB7" w14:paraId="5C573542" w14:textId="77777777" w:rsidTr="003056C5">
        <w:tc>
          <w:tcPr>
            <w:tcW w:w="10195" w:type="dxa"/>
            <w:shd w:val="clear" w:color="auto" w:fill="F2F2F2" w:themeFill="background1" w:themeFillShade="F2"/>
          </w:tcPr>
          <w:p w14:paraId="35E87A60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auth.denyTop=false // - true если не нужна аутентификация на уровне платформы, и каждый модуль будет аутентифицироваться сам</w:t>
            </w:r>
          </w:p>
          <w:p w14:paraId="32AB8832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94BF67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db.uri=mongodb://127.0.0.1:27017/db // URI подключения к БД</w:t>
            </w:r>
          </w:p>
          <w:p w14:paraId="5A7FB912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db.user=username // пользователь БД</w:t>
            </w:r>
            <w:r w:rsidR="00316BC6">
              <w:rPr>
                <w:rFonts w:ascii="Times New Roman" w:hAnsi="Times New Roman" w:cs="Times New Roman"/>
                <w:sz w:val="28"/>
                <w:szCs w:val="28"/>
              </w:rPr>
              <w:t xml:space="preserve"> – для ускорения работы, отключен по умолчанию</w:t>
            </w:r>
          </w:p>
          <w:p w14:paraId="70EBBBAE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db.pwd=password // пароль пользователя БД</w:t>
            </w:r>
          </w:p>
          <w:p w14:paraId="1E8C01BE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2B8F7D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// Попытки запустить систему на этих портах</w:t>
            </w:r>
          </w:p>
          <w:p w14:paraId="2E2CBAD4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server.port</w:t>
            </w:r>
            <w:r w:rsidR="00105AAB"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=8888</w:t>
            </w:r>
          </w:p>
          <w:p w14:paraId="050819C8" w14:textId="77777777" w:rsidR="00CF505E" w:rsidRPr="00F95AB7" w:rsidRDefault="00105AAB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server.port[]</w:t>
            </w:r>
            <w:r w:rsidR="00CF505E"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=8889</w:t>
            </w:r>
          </w:p>
          <w:p w14:paraId="22D1BB11" w14:textId="77777777" w:rsidR="00CF505E" w:rsidRPr="00F95AB7" w:rsidRDefault="00105AAB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server.port[]</w:t>
            </w:r>
            <w:r w:rsidR="00CF505E"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r w:rsidR="00021C9C"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8890</w:t>
            </w:r>
          </w:p>
          <w:p w14:paraId="6302317F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631C96C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module.default=registry // </w:t>
            </w:r>
            <w:r w:rsidR="00021C9C"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модуль</w:t>
            </w: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r w:rsidRPr="00F95A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умолчанию</w:t>
            </w:r>
          </w:p>
          <w:p w14:paraId="1F0930D8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3EA38491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// Настройки файлового хранилища</w:t>
            </w:r>
          </w:p>
          <w:p w14:paraId="22218E10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fs.storageRoot=./files // корневая директория хранилища, куда будут сохраняться файлы</w:t>
            </w:r>
          </w:p>
          <w:p w14:paraId="7C53B80D" w14:textId="77777777" w:rsidR="00CF505E" w:rsidRPr="00F95AB7" w:rsidRDefault="00CF505E" w:rsidP="0080291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fs.urlBase=/files // база для публикации файлов в http (база URL файлов)</w:t>
            </w:r>
          </w:p>
          <w:p w14:paraId="32C8CC6D" w14:textId="77777777" w:rsidR="00CF505E" w:rsidRPr="00F95AB7" w:rsidRDefault="00CF505E" w:rsidP="00802918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8A2FFA4" w14:textId="77777777" w:rsidR="00085FE7" w:rsidRPr="00F95AB7" w:rsidRDefault="00085FE7" w:rsidP="0080291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36082D" w14:textId="77777777" w:rsidR="00105AAB" w:rsidRDefault="00105AAB" w:rsidP="00105AAB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27" w:name="_Ref493082807"/>
      <w:bookmarkStart w:id="128" w:name="_Toc494900135"/>
      <w:r w:rsidRPr="00F95AB7">
        <w:rPr>
          <w:rFonts w:ascii="Times New Roman" w:hAnsi="Times New Roman" w:cs="Times New Roman"/>
          <w:sz w:val="28"/>
          <w:szCs w:val="28"/>
        </w:rPr>
        <w:t>Установка прав пользователя</w:t>
      </w:r>
      <w:bookmarkEnd w:id="127"/>
      <w:bookmarkEnd w:id="128"/>
    </w:p>
    <w:p w14:paraId="73E478C4" w14:textId="77777777" w:rsidR="00105AAB" w:rsidRPr="00F95AB7" w:rsidRDefault="00105AAB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Для того, чтобы иметь возможность войти в систему и добавлять других пользователей – нужно завести пользователя администратора. Это осуществляется следующей командой</w:t>
      </w:r>
    </w:p>
    <w:p w14:paraId="1EF9EFEA" w14:textId="77777777" w:rsidR="00105AAB" w:rsidRPr="00B67593" w:rsidRDefault="00105AAB" w:rsidP="00526BC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</w:rPr>
      </w:pP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%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>_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PATH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>%\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bin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>\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adduser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>.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js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--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name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admin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--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pwd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Admin</w:t>
      </w:r>
      <w:r w:rsidRPr="00B67593">
        <w:rPr>
          <w:rFonts w:ascii="Courier New" w:eastAsia="Times New Roman" w:hAnsi="Courier New" w:cs="Courier New"/>
          <w:color w:val="172B4D"/>
          <w:sz w:val="24"/>
          <w:szCs w:val="24"/>
        </w:rPr>
        <w:t>_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Password</w:t>
      </w:r>
    </w:p>
    <w:p w14:paraId="7575AF75" w14:textId="77777777" w:rsidR="006A1B98" w:rsidRPr="00F95AB7" w:rsidRDefault="006A1B98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D91856" w14:textId="77777777" w:rsidR="00105AAB" w:rsidRPr="00F95AB7" w:rsidRDefault="00105AAB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После этого необходимо добавить администраторские права этому пользователю.</w:t>
      </w:r>
    </w:p>
    <w:p w14:paraId="29876666" w14:textId="77777777" w:rsidR="00105AAB" w:rsidRPr="00526BC5" w:rsidRDefault="00105AAB" w:rsidP="00526BC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 %NODE_PATH%\bin\acl.js --u admin@local --role admin --p full</w:t>
      </w:r>
    </w:p>
    <w:p w14:paraId="4A7011A6" w14:textId="77777777" w:rsidR="00105AAB" w:rsidRPr="00F95AB7" w:rsidRDefault="00105AAB" w:rsidP="00FF3B6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861E8CB" w14:textId="77777777" w:rsidR="00085FE7" w:rsidRPr="00F95AB7" w:rsidRDefault="00085FE7" w:rsidP="00FF3B68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29" w:name="_Toc494900136"/>
      <w:r w:rsidRPr="00F95AB7">
        <w:rPr>
          <w:rFonts w:ascii="Times New Roman" w:hAnsi="Times New Roman" w:cs="Times New Roman"/>
          <w:sz w:val="28"/>
          <w:szCs w:val="28"/>
        </w:rPr>
        <w:t>Запуск приложения</w:t>
      </w:r>
      <w:bookmarkEnd w:id="129"/>
    </w:p>
    <w:p w14:paraId="6F2C8544" w14:textId="77777777" w:rsidR="00186195" w:rsidRPr="00F95AB7" w:rsidRDefault="00186195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017386" w14:textId="238ED104" w:rsidR="00526BC5" w:rsidRDefault="00085FE7" w:rsidP="00FF3B68">
      <w:pPr>
        <w:pStyle w:val="ad"/>
        <w:spacing w:after="0" w:line="360" w:lineRule="auto"/>
        <w:ind w:firstLine="576"/>
        <w:jc w:val="both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Проверьте переменную NODE_PATH командой </w:t>
      </w:r>
      <w:r w:rsidRPr="00F95AB7">
        <w:rPr>
          <w:rFonts w:ascii="Times New Roman" w:hAnsi="Times New Roman" w:cs="Times New Roman"/>
          <w:b/>
          <w:sz w:val="28"/>
          <w:szCs w:val="28"/>
          <w:lang w:val="en-US"/>
        </w:rPr>
        <w:t>set</w:t>
      </w:r>
      <w:r w:rsidR="007519B3" w:rsidRPr="00F95AB7">
        <w:rPr>
          <w:rFonts w:ascii="Times New Roman" w:hAnsi="Times New Roman" w:cs="Times New Roman"/>
          <w:sz w:val="28"/>
          <w:szCs w:val="28"/>
        </w:rPr>
        <w:t>, котор</w:t>
      </w:r>
      <w:ins w:id="130" w:author="jenev" w:date="2018-12-07T18:16:00Z">
        <w:r w:rsidR="00432B67">
          <w:rPr>
            <w:rFonts w:ascii="Times New Roman" w:hAnsi="Times New Roman" w:cs="Times New Roman"/>
            <w:sz w:val="28"/>
            <w:szCs w:val="28"/>
          </w:rPr>
          <w:t>а</w:t>
        </w:r>
      </w:ins>
      <w:del w:id="131" w:author="jenev" w:date="2018-12-07T18:16:00Z">
        <w:r w:rsidR="007519B3" w:rsidRPr="00F95AB7" w:rsidDel="00432B67">
          <w:rPr>
            <w:rFonts w:ascii="Times New Roman" w:hAnsi="Times New Roman" w:cs="Times New Roman"/>
            <w:sz w:val="28"/>
            <w:szCs w:val="28"/>
          </w:rPr>
          <w:delText>о</w:delText>
        </w:r>
      </w:del>
      <w:ins w:id="132" w:author="jenev" w:date="2018-12-07T18:16:00Z">
        <w:r w:rsidR="00432B67">
          <w:rPr>
            <w:rFonts w:ascii="Times New Roman" w:hAnsi="Times New Roman" w:cs="Times New Roman"/>
            <w:sz w:val="28"/>
            <w:szCs w:val="28"/>
          </w:rPr>
          <w:t>я</w:t>
        </w:r>
      </w:ins>
      <w:del w:id="133" w:author="jenev" w:date="2018-12-07T18:16:00Z">
        <w:r w:rsidR="007519B3" w:rsidRPr="00F95AB7" w:rsidDel="00432B67">
          <w:rPr>
            <w:rFonts w:ascii="Times New Roman" w:hAnsi="Times New Roman" w:cs="Times New Roman"/>
            <w:sz w:val="28"/>
            <w:szCs w:val="28"/>
          </w:rPr>
          <w:delText>е</w:delText>
        </w:r>
      </w:del>
      <w:r w:rsidR="007519B3" w:rsidRPr="00F95AB7">
        <w:rPr>
          <w:rFonts w:ascii="Times New Roman" w:hAnsi="Times New Roman" w:cs="Times New Roman"/>
          <w:sz w:val="28"/>
          <w:szCs w:val="28"/>
        </w:rPr>
        <w:t xml:space="preserve"> должн</w:t>
      </w:r>
      <w:ins w:id="134" w:author="jenev" w:date="2018-12-07T18:17:00Z">
        <w:r w:rsidR="00432B67">
          <w:rPr>
            <w:rFonts w:ascii="Times New Roman" w:hAnsi="Times New Roman" w:cs="Times New Roman"/>
            <w:sz w:val="28"/>
            <w:szCs w:val="28"/>
          </w:rPr>
          <w:t>а</w:t>
        </w:r>
      </w:ins>
      <w:del w:id="135" w:author="jenev" w:date="2018-12-07T18:17:00Z">
        <w:r w:rsidR="007519B3" w:rsidRPr="00F95AB7" w:rsidDel="00432B67">
          <w:rPr>
            <w:rFonts w:ascii="Times New Roman" w:hAnsi="Times New Roman" w:cs="Times New Roman"/>
            <w:sz w:val="28"/>
            <w:szCs w:val="28"/>
          </w:rPr>
          <w:delText>о</w:delText>
        </w:r>
      </w:del>
      <w:r w:rsidR="007519B3" w:rsidRPr="00F95AB7">
        <w:rPr>
          <w:rFonts w:ascii="Times New Roman" w:hAnsi="Times New Roman" w:cs="Times New Roman"/>
          <w:sz w:val="28"/>
          <w:szCs w:val="28"/>
        </w:rPr>
        <w:t xml:space="preserve"> содержать путь к папке с системой</w:t>
      </w:r>
      <w:r w:rsidRPr="00F95AB7">
        <w:rPr>
          <w:rFonts w:ascii="Times New Roman" w:hAnsi="Times New Roman" w:cs="Times New Roman"/>
          <w:sz w:val="28"/>
          <w:szCs w:val="28"/>
        </w:rPr>
        <w:t xml:space="preserve"> и запустите приложение командой </w:t>
      </w:r>
    </w:p>
    <w:p w14:paraId="44B98BDC" w14:textId="77777777" w:rsidR="00085FE7" w:rsidRPr="00526BC5" w:rsidRDefault="00085FE7" w:rsidP="00526BC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</w:rPr>
      </w:pP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bin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</w:rPr>
        <w:t>\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www</w:t>
      </w:r>
    </w:p>
    <w:p w14:paraId="1D3748E5" w14:textId="4BE708A6" w:rsidR="00526BC5" w:rsidRDefault="00526BC5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запускаете кластер, то нужно задать </w:t>
      </w:r>
      <w:r w:rsidR="004C3B38">
        <w:rPr>
          <w:rFonts w:ascii="Times New Roman" w:hAnsi="Times New Roman" w:cs="Times New Roman"/>
          <w:sz w:val="28"/>
          <w:szCs w:val="28"/>
        </w:rPr>
        <w:t>в переменные окружения</w:t>
      </w:r>
      <w:r>
        <w:rPr>
          <w:rFonts w:ascii="Times New Roman" w:hAnsi="Times New Roman" w:cs="Times New Roman"/>
          <w:sz w:val="28"/>
          <w:szCs w:val="28"/>
        </w:rPr>
        <w:t xml:space="preserve"> количество инстанций и выполнить команду</w:t>
      </w:r>
    </w:p>
    <w:p w14:paraId="6CF44817" w14:textId="77777777" w:rsidR="00526BC5" w:rsidRPr="00526BC5" w:rsidRDefault="00526BC5" w:rsidP="00526BC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</w:rPr>
      </w:pP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node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</w:rPr>
        <w:t xml:space="preserve"> 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bin</w:t>
      </w:r>
      <w:r w:rsidRPr="00526BC5">
        <w:rPr>
          <w:rFonts w:ascii="Courier New" w:eastAsia="Times New Roman" w:hAnsi="Courier New" w:cs="Courier New"/>
          <w:color w:val="172B4D"/>
          <w:sz w:val="24"/>
          <w:szCs w:val="24"/>
        </w:rPr>
        <w:t>\</w:t>
      </w:r>
      <w:r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cluster</w:t>
      </w:r>
    </w:p>
    <w:p w14:paraId="727E7E75" w14:textId="77777777" w:rsidR="00085FE7" w:rsidRDefault="00085FE7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C6421D" w14:textId="5AD4D541" w:rsidR="00526BC5" w:rsidRDefault="00526BC5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Примечание</w:t>
      </w:r>
      <w:ins w:id="136" w:author="jenev" w:date="2018-12-07T18:17:00Z">
        <w:r w:rsidR="00432B67">
          <w:rPr>
            <w:rFonts w:ascii="Times New Roman" w:hAnsi="Times New Roman" w:cs="Times New Roman"/>
            <w:sz w:val="28"/>
            <w:szCs w:val="28"/>
          </w:rPr>
          <w:t>:</w:t>
        </w:r>
      </w:ins>
      <w:del w:id="137" w:author="jenev" w:date="2018-12-07T18:17:00Z">
        <w:r w:rsidDel="00432B67">
          <w:rPr>
            <w:rFonts w:ascii="Times New Roman" w:hAnsi="Times New Roman" w:cs="Times New Roman"/>
            <w:sz w:val="28"/>
            <w:szCs w:val="28"/>
          </w:rPr>
          <w:delText>,</w:delText>
        </w:r>
      </w:del>
      <w:r>
        <w:rPr>
          <w:rFonts w:ascii="Times New Roman" w:hAnsi="Times New Roman" w:cs="Times New Roman"/>
          <w:sz w:val="28"/>
          <w:szCs w:val="28"/>
        </w:rPr>
        <w:t xml:space="preserve"> запуск контейнера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526B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выполняется нижеследующей командой (при этом если контейнер не установлен, он будет предварительно получен из репозитория)</w:t>
      </w:r>
    </w:p>
    <w:p w14:paraId="45E35D3A" w14:textId="713A740A" w:rsidR="00526BC5" w:rsidRDefault="002B1281" w:rsidP="00526BC5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docker run -d --name isup</w:t>
      </w:r>
      <w:r w:rsidR="00526BC5"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 xml:space="preserve">-pm_production -e NODE_PATH=/var/www -e PROD_DOMAIN_CLOUD="http:\/\/10.12.1.143" -e PROD_CLOUD_USER=admin -e PROD_CLOUD_PASS=admin -v /var/www/files:/var/files -p 80:8888 --add-host=pm-mongodb.local:10.12.1.141 --restart=always -e KILL_MEM -e </w:t>
      </w:r>
      <w:r w:rsidR="00526BC5"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lastRenderedPageBreak/>
        <w:t>NODE_ENV=production docker.</w:t>
      </w:r>
      <w:r w:rsidR="00526BC5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local</w:t>
      </w:r>
      <w:r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/app/isup</w:t>
      </w:r>
      <w:bookmarkStart w:id="138" w:name="_GoBack"/>
      <w:bookmarkEnd w:id="138"/>
      <w:r w:rsidR="00526BC5" w:rsidRPr="00084FD0">
        <w:rPr>
          <w:rFonts w:ascii="Courier New" w:eastAsia="Times New Roman" w:hAnsi="Courier New" w:cs="Courier New"/>
          <w:color w:val="172B4D"/>
          <w:sz w:val="24"/>
          <w:szCs w:val="24"/>
          <w:lang w:val="en-US"/>
        </w:rPr>
        <w:t>-pm:0-0-0-85ec5ed1 bash /opt/production.sh</w:t>
      </w:r>
    </w:p>
    <w:p w14:paraId="3E7C5C4D" w14:textId="77777777" w:rsidR="00526BC5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где:</w:t>
      </w:r>
    </w:p>
    <w:p w14:paraId="43EDD4D5" w14:textId="0161D6BC" w:rsidR="00526BC5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4FD0">
        <w:rPr>
          <w:rFonts w:ascii="Times New Roman" w:hAnsi="Times New Roman" w:cs="Times New Roman"/>
          <w:sz w:val="28"/>
          <w:szCs w:val="28"/>
        </w:rPr>
        <w:t xml:space="preserve">--name </w:t>
      </w:r>
      <w:r w:rsidR="002B1281">
        <w:rPr>
          <w:rFonts w:ascii="Times New Roman" w:hAnsi="Times New Roman" w:cs="Times New Roman"/>
          <w:sz w:val="28"/>
          <w:szCs w:val="28"/>
          <w:lang w:val="en-US"/>
        </w:rPr>
        <w:t>isup</w:t>
      </w:r>
      <w:r w:rsidRPr="00084FD0">
        <w:rPr>
          <w:rFonts w:ascii="Times New Roman" w:hAnsi="Times New Roman" w:cs="Times New Roman"/>
          <w:sz w:val="28"/>
          <w:szCs w:val="28"/>
        </w:rPr>
        <w:t>-pm_production – устанавливаемое имя контейнера</w:t>
      </w:r>
    </w:p>
    <w:p w14:paraId="160AC793" w14:textId="77777777" w:rsidR="00526BC5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84FD0">
        <w:rPr>
          <w:rFonts w:ascii="Times New Roman" w:hAnsi="Times New Roman" w:cs="Times New Roman"/>
          <w:sz w:val="28"/>
          <w:szCs w:val="28"/>
        </w:rPr>
        <w:t>-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084FD0">
        <w:rPr>
          <w:rFonts w:ascii="Times New Roman" w:hAnsi="Times New Roman" w:cs="Times New Roman"/>
          <w:sz w:val="28"/>
          <w:szCs w:val="28"/>
        </w:rPr>
        <w:t>=/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084FD0">
        <w:rPr>
          <w:rFonts w:ascii="Times New Roman" w:hAnsi="Times New Roman" w:cs="Times New Roman"/>
          <w:sz w:val="28"/>
          <w:szCs w:val="28"/>
        </w:rPr>
        <w:t>/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084FD0">
        <w:rPr>
          <w:rFonts w:ascii="Times New Roman" w:hAnsi="Times New Roman" w:cs="Times New Roman"/>
          <w:sz w:val="28"/>
          <w:szCs w:val="28"/>
        </w:rPr>
        <w:t xml:space="preserve"> -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084FD0">
        <w:rPr>
          <w:rFonts w:ascii="Times New Roman" w:hAnsi="Times New Roman" w:cs="Times New Roman"/>
          <w:sz w:val="28"/>
          <w:szCs w:val="28"/>
        </w:rPr>
        <w:t>="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84FD0">
        <w:rPr>
          <w:rFonts w:ascii="Times New Roman" w:hAnsi="Times New Roman" w:cs="Times New Roman"/>
          <w:sz w:val="28"/>
          <w:szCs w:val="28"/>
        </w:rPr>
        <w:t>:\/\/10.12.1.143" -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84FD0">
        <w:rPr>
          <w:rFonts w:ascii="Times New Roman" w:hAnsi="Times New Roman" w:cs="Times New Roman"/>
          <w:sz w:val="28"/>
          <w:szCs w:val="28"/>
        </w:rPr>
        <w:t>=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084FD0">
        <w:rPr>
          <w:rFonts w:ascii="Times New Roman" w:hAnsi="Times New Roman" w:cs="Times New Roman"/>
          <w:sz w:val="28"/>
          <w:szCs w:val="28"/>
        </w:rPr>
        <w:t xml:space="preserve"> -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084FD0">
        <w:rPr>
          <w:rFonts w:ascii="Times New Roman" w:hAnsi="Times New Roman" w:cs="Times New Roman"/>
          <w:sz w:val="28"/>
          <w:szCs w:val="28"/>
        </w:rPr>
        <w:t>=</w:t>
      </w:r>
      <w:r w:rsidRPr="00084FD0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084FD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установка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переменных</w:t>
      </w:r>
      <w:r w:rsidRPr="00084F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окружения, которые определяют значения обязательной переменной окружения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84FD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>, место нахождения ядра ИСУП и переменных окружения доступа к файловому хранилищу</w:t>
      </w:r>
    </w:p>
    <w:p w14:paraId="3696FDDD" w14:textId="77777777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 xml:space="preserve">-v /var/www/files:/var/files </w:t>
      </w:r>
      <w:r>
        <w:rPr>
          <w:rFonts w:ascii="Times New Roman" w:hAnsi="Times New Roman" w:cs="Times New Roman"/>
          <w:sz w:val="28"/>
          <w:szCs w:val="28"/>
        </w:rPr>
        <w:t>– монтирование папки с файлами (хранящимися не в файловом хранилище</w:t>
      </w:r>
    </w:p>
    <w:p w14:paraId="5995C83F" w14:textId="77777777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 xml:space="preserve">-p 80:8888 </w:t>
      </w:r>
      <w:r>
        <w:rPr>
          <w:rFonts w:ascii="Times New Roman" w:hAnsi="Times New Roman" w:cs="Times New Roman"/>
          <w:sz w:val="28"/>
          <w:szCs w:val="28"/>
        </w:rPr>
        <w:t>– проброс порта запуска приложения в контейнере 8888 на локальный порт 80</w:t>
      </w:r>
    </w:p>
    <w:p w14:paraId="6230053B" w14:textId="77777777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 xml:space="preserve">--add-host=pm-mongodb.local:10.12.1.141 </w:t>
      </w:r>
      <w:r>
        <w:rPr>
          <w:rFonts w:ascii="Times New Roman" w:hAnsi="Times New Roman" w:cs="Times New Roman"/>
          <w:sz w:val="28"/>
          <w:szCs w:val="28"/>
        </w:rPr>
        <w:t>– адрес хоста с базой данных</w:t>
      </w:r>
    </w:p>
    <w:p w14:paraId="67459B4C" w14:textId="77777777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 xml:space="preserve">--restart=always </w:t>
      </w:r>
      <w:r>
        <w:rPr>
          <w:rFonts w:ascii="Times New Roman" w:hAnsi="Times New Roman" w:cs="Times New Roman"/>
          <w:sz w:val="28"/>
          <w:szCs w:val="28"/>
        </w:rPr>
        <w:t>– автоматический перезапуск докер кон</w:t>
      </w:r>
      <w:r w:rsidR="0053592A">
        <w:rPr>
          <w:rFonts w:ascii="Times New Roman" w:hAnsi="Times New Roman" w:cs="Times New Roman"/>
          <w:sz w:val="28"/>
          <w:szCs w:val="28"/>
        </w:rPr>
        <w:t>тей</w:t>
      </w:r>
      <w:r>
        <w:rPr>
          <w:rFonts w:ascii="Times New Roman" w:hAnsi="Times New Roman" w:cs="Times New Roman"/>
          <w:sz w:val="28"/>
          <w:szCs w:val="28"/>
        </w:rPr>
        <w:t>нера</w:t>
      </w:r>
    </w:p>
    <w:p w14:paraId="74639DE7" w14:textId="77777777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 xml:space="preserve">-e KILL_MEM </w:t>
      </w:r>
      <w:r>
        <w:rPr>
          <w:rFonts w:ascii="Times New Roman" w:hAnsi="Times New Roman" w:cs="Times New Roman"/>
          <w:sz w:val="28"/>
          <w:szCs w:val="28"/>
        </w:rPr>
        <w:t xml:space="preserve">– ограничение объема </w:t>
      </w:r>
      <w:r w:rsidR="0053592A">
        <w:rPr>
          <w:rFonts w:ascii="Times New Roman" w:hAnsi="Times New Roman" w:cs="Times New Roman"/>
          <w:sz w:val="28"/>
          <w:szCs w:val="28"/>
        </w:rPr>
        <w:t>памяти, при превышении которого</w:t>
      </w:r>
      <w:r>
        <w:rPr>
          <w:rFonts w:ascii="Times New Roman" w:hAnsi="Times New Roman" w:cs="Times New Roman"/>
          <w:sz w:val="28"/>
          <w:szCs w:val="28"/>
        </w:rPr>
        <w:t xml:space="preserve"> система перезапускается</w:t>
      </w:r>
    </w:p>
    <w:p w14:paraId="2CADAB51" w14:textId="77777777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 xml:space="preserve">-e NODE_ENV=production </w:t>
      </w:r>
      <w:r>
        <w:rPr>
          <w:rFonts w:ascii="Times New Roman" w:hAnsi="Times New Roman" w:cs="Times New Roman"/>
          <w:sz w:val="28"/>
          <w:szCs w:val="28"/>
        </w:rPr>
        <w:t>– продуктивные режим работы конте</w:t>
      </w:r>
      <w:r w:rsidR="0053592A">
        <w:rPr>
          <w:rFonts w:ascii="Times New Roman" w:hAnsi="Times New Roman" w:cs="Times New Roman"/>
          <w:sz w:val="28"/>
          <w:szCs w:val="28"/>
        </w:rPr>
        <w:t>йне</w:t>
      </w:r>
      <w:r>
        <w:rPr>
          <w:rFonts w:ascii="Times New Roman" w:hAnsi="Times New Roman" w:cs="Times New Roman"/>
          <w:sz w:val="28"/>
          <w:szCs w:val="28"/>
        </w:rPr>
        <w:t>ра</w:t>
      </w:r>
    </w:p>
    <w:p w14:paraId="1D921AC5" w14:textId="3EC079D8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>docker.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Pr="00EF7F91">
        <w:rPr>
          <w:rFonts w:ascii="Times New Roman" w:hAnsi="Times New Roman" w:cs="Times New Roman"/>
          <w:sz w:val="28"/>
          <w:szCs w:val="28"/>
        </w:rPr>
        <w:t>/app/</w:t>
      </w:r>
      <w:r w:rsidR="002B1281">
        <w:rPr>
          <w:rFonts w:ascii="Times New Roman" w:hAnsi="Times New Roman" w:cs="Times New Roman"/>
          <w:sz w:val="28"/>
          <w:szCs w:val="28"/>
          <w:lang w:val="en-US"/>
        </w:rPr>
        <w:t>isup</w:t>
      </w:r>
      <w:r w:rsidRPr="00EF7F91">
        <w:rPr>
          <w:rFonts w:ascii="Times New Roman" w:hAnsi="Times New Roman" w:cs="Times New Roman"/>
          <w:sz w:val="28"/>
          <w:szCs w:val="28"/>
        </w:rPr>
        <w:t xml:space="preserve">-pm:0-0-0-85ec5ed1 </w:t>
      </w:r>
      <w:r>
        <w:rPr>
          <w:rFonts w:ascii="Times New Roman" w:hAnsi="Times New Roman" w:cs="Times New Roman"/>
          <w:sz w:val="28"/>
          <w:szCs w:val="28"/>
        </w:rPr>
        <w:t>– адрес репозитория и имя контейнера</w:t>
      </w:r>
    </w:p>
    <w:p w14:paraId="0919B0F7" w14:textId="77777777" w:rsidR="00526BC5" w:rsidRPr="00EF7F91" w:rsidRDefault="00526BC5" w:rsidP="00526BC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7F91">
        <w:rPr>
          <w:rFonts w:ascii="Times New Roman" w:hAnsi="Times New Roman" w:cs="Times New Roman"/>
          <w:sz w:val="28"/>
          <w:szCs w:val="28"/>
        </w:rPr>
        <w:t>bash /opt/production.sh</w:t>
      </w:r>
      <w:r w:rsidRPr="00FF0AE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запуск приложения через скрипт</w:t>
      </w:r>
    </w:p>
    <w:p w14:paraId="39A6AC74" w14:textId="77777777" w:rsidR="00526BC5" w:rsidRPr="00526BC5" w:rsidRDefault="00526BC5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32A4DF" w14:textId="77777777" w:rsidR="00526BC5" w:rsidRPr="00526BC5" w:rsidRDefault="00526BC5" w:rsidP="00FF3B6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EBEAD6" w14:textId="77777777" w:rsidR="005D268D" w:rsidRPr="00F95AB7" w:rsidRDefault="005D268D" w:rsidP="00FF3B68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39" w:name="_Toc494900137"/>
      <w:r w:rsidRPr="00F95AB7">
        <w:rPr>
          <w:rFonts w:ascii="Times New Roman" w:hAnsi="Times New Roman" w:cs="Times New Roman"/>
          <w:sz w:val="28"/>
          <w:szCs w:val="28"/>
        </w:rPr>
        <w:t>Просмотр приложения</w:t>
      </w:r>
      <w:bookmarkEnd w:id="124"/>
      <w:bookmarkEnd w:id="139"/>
    </w:p>
    <w:p w14:paraId="5C9CD5D4" w14:textId="77777777" w:rsidR="000A1047" w:rsidRPr="00F95AB7" w:rsidRDefault="005D268D" w:rsidP="00FF3B6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Для того чтобы</w:t>
      </w:r>
      <w:r w:rsidR="0085034E" w:rsidRPr="00F95AB7">
        <w:rPr>
          <w:rFonts w:ascii="Times New Roman" w:hAnsi="Times New Roman" w:cs="Times New Roman"/>
          <w:sz w:val="28"/>
          <w:szCs w:val="28"/>
        </w:rPr>
        <w:t xml:space="preserve"> перейти к </w:t>
      </w:r>
      <w:r w:rsidRPr="00F95AB7">
        <w:rPr>
          <w:rFonts w:ascii="Times New Roman" w:hAnsi="Times New Roman" w:cs="Times New Roman"/>
          <w:sz w:val="28"/>
          <w:szCs w:val="28"/>
        </w:rPr>
        <w:t>приложени</w:t>
      </w:r>
      <w:r w:rsidR="0085034E" w:rsidRPr="00F95AB7">
        <w:rPr>
          <w:rFonts w:ascii="Times New Roman" w:hAnsi="Times New Roman" w:cs="Times New Roman"/>
          <w:sz w:val="28"/>
          <w:szCs w:val="28"/>
        </w:rPr>
        <w:t>ю, нужно</w:t>
      </w:r>
      <w:r w:rsidR="001217DE" w:rsidRPr="00F95AB7">
        <w:rPr>
          <w:rFonts w:ascii="Times New Roman" w:hAnsi="Times New Roman" w:cs="Times New Roman"/>
          <w:sz w:val="28"/>
          <w:szCs w:val="28"/>
        </w:rPr>
        <w:t xml:space="preserve"> открыть страницу</w:t>
      </w:r>
      <w:r w:rsidR="006C5DBF" w:rsidRPr="00F95AB7">
        <w:rPr>
          <w:rFonts w:ascii="Times New Roman" w:hAnsi="Times New Roman" w:cs="Times New Roman"/>
          <w:sz w:val="28"/>
          <w:szCs w:val="28"/>
        </w:rPr>
        <w:t xml:space="preserve"> адрес системы, например при локальном доступе</w:t>
      </w:r>
      <w:r w:rsidR="001217DE" w:rsidRPr="00F95AB7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="001217DE" w:rsidRPr="00F95AB7">
          <w:rPr>
            <w:rStyle w:val="ac"/>
            <w:rFonts w:ascii="Times New Roman" w:hAnsi="Times New Roman" w:cs="Times New Roman"/>
            <w:sz w:val="28"/>
            <w:szCs w:val="28"/>
          </w:rPr>
          <w:t>http://localhost:8888</w:t>
        </w:r>
      </w:hyperlink>
      <w:r w:rsidR="001217DE" w:rsidRPr="00F95AB7">
        <w:rPr>
          <w:rFonts w:ascii="Times New Roman" w:hAnsi="Times New Roman" w:cs="Times New Roman"/>
          <w:sz w:val="28"/>
          <w:szCs w:val="28"/>
        </w:rPr>
        <w:t xml:space="preserve"> – в зависимости о</w:t>
      </w:r>
      <w:r w:rsidR="00623D97" w:rsidRPr="00F95AB7">
        <w:rPr>
          <w:rFonts w:ascii="Times New Roman" w:hAnsi="Times New Roman" w:cs="Times New Roman"/>
          <w:sz w:val="28"/>
          <w:szCs w:val="28"/>
        </w:rPr>
        <w:t xml:space="preserve">т конфигурации портов </w:t>
      </w:r>
      <w:r w:rsidR="00BF7B7C" w:rsidRPr="00F95AB7">
        <w:rPr>
          <w:rFonts w:ascii="Times New Roman" w:hAnsi="Times New Roman" w:cs="Times New Roman"/>
          <w:sz w:val="28"/>
          <w:szCs w:val="28"/>
        </w:rPr>
        <w:t xml:space="preserve">указанных в подразделе </w:t>
      </w:r>
      <w:r w:rsidR="00B20B5C" w:rsidRPr="00F95AB7">
        <w:rPr>
          <w:rFonts w:ascii="Times New Roman" w:hAnsi="Times New Roman" w:cs="Times New Roman"/>
          <w:sz w:val="28"/>
          <w:szCs w:val="28"/>
        </w:rPr>
        <w:fldChar w:fldCharType="begin"/>
      </w:r>
      <w:r w:rsidR="00BF7B7C" w:rsidRPr="00F95AB7">
        <w:rPr>
          <w:rFonts w:ascii="Times New Roman" w:hAnsi="Times New Roman" w:cs="Times New Roman"/>
          <w:sz w:val="28"/>
          <w:szCs w:val="28"/>
        </w:rPr>
        <w:instrText xml:space="preserve"> REF _Ref467067704 \r \h </w:instrText>
      </w:r>
      <w:r w:rsidR="00DC2EDC" w:rsidRPr="00F95AB7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B20B5C" w:rsidRPr="00F95AB7">
        <w:rPr>
          <w:rFonts w:ascii="Times New Roman" w:hAnsi="Times New Roman" w:cs="Times New Roman"/>
          <w:sz w:val="28"/>
          <w:szCs w:val="28"/>
        </w:rPr>
      </w:r>
      <w:r w:rsidR="00B20B5C" w:rsidRPr="00F95AB7">
        <w:rPr>
          <w:rFonts w:ascii="Times New Roman" w:hAnsi="Times New Roman" w:cs="Times New Roman"/>
          <w:sz w:val="28"/>
          <w:szCs w:val="28"/>
        </w:rPr>
        <w:fldChar w:fldCharType="separate"/>
      </w:r>
      <w:r w:rsidR="006F5A22" w:rsidRPr="00F95AB7">
        <w:rPr>
          <w:rFonts w:ascii="Times New Roman" w:hAnsi="Times New Roman" w:cs="Times New Roman"/>
          <w:sz w:val="28"/>
          <w:szCs w:val="28"/>
        </w:rPr>
        <w:t>5.2</w:t>
      </w:r>
      <w:r w:rsidR="00B20B5C" w:rsidRPr="00F95AB7">
        <w:rPr>
          <w:rFonts w:ascii="Times New Roman" w:hAnsi="Times New Roman" w:cs="Times New Roman"/>
          <w:sz w:val="28"/>
          <w:szCs w:val="28"/>
        </w:rPr>
        <w:fldChar w:fldCharType="end"/>
      </w:r>
      <w:r w:rsidR="00BF7B7C" w:rsidRPr="00F95AB7">
        <w:rPr>
          <w:rFonts w:ascii="Times New Roman" w:hAnsi="Times New Roman" w:cs="Times New Roman"/>
          <w:sz w:val="28"/>
          <w:szCs w:val="28"/>
        </w:rPr>
        <w:t xml:space="preserve"> </w:t>
      </w:r>
      <w:r w:rsidR="00623D97" w:rsidRPr="00F95AB7">
        <w:rPr>
          <w:rFonts w:ascii="Times New Roman" w:hAnsi="Times New Roman" w:cs="Times New Roman"/>
          <w:sz w:val="28"/>
          <w:szCs w:val="28"/>
        </w:rPr>
        <w:t>и войти под учетными данными заданными в соответствии с подразделом</w:t>
      </w:r>
      <w:r w:rsidR="000A1047" w:rsidRPr="00F95AB7">
        <w:rPr>
          <w:rFonts w:ascii="Times New Roman" w:hAnsi="Times New Roman" w:cs="Times New Roman"/>
          <w:sz w:val="28"/>
          <w:szCs w:val="28"/>
        </w:rPr>
        <w:t xml:space="preserve"> </w:t>
      </w:r>
      <w:r w:rsidR="000A1047" w:rsidRPr="00F95AB7">
        <w:rPr>
          <w:rFonts w:ascii="Times New Roman" w:hAnsi="Times New Roman" w:cs="Times New Roman"/>
          <w:sz w:val="28"/>
          <w:szCs w:val="28"/>
        </w:rPr>
        <w:fldChar w:fldCharType="begin"/>
      </w:r>
      <w:r w:rsidR="000A1047" w:rsidRPr="00F95AB7">
        <w:rPr>
          <w:rFonts w:ascii="Times New Roman" w:hAnsi="Times New Roman" w:cs="Times New Roman"/>
          <w:sz w:val="28"/>
          <w:szCs w:val="28"/>
        </w:rPr>
        <w:instrText xml:space="preserve"> REF _Ref493082807 \r \h </w:instrText>
      </w:r>
      <w:r w:rsidR="00F95AB7" w:rsidRPr="00F95AB7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0A1047" w:rsidRPr="00F95AB7">
        <w:rPr>
          <w:rFonts w:ascii="Times New Roman" w:hAnsi="Times New Roman" w:cs="Times New Roman"/>
          <w:sz w:val="28"/>
          <w:szCs w:val="28"/>
        </w:rPr>
      </w:r>
      <w:r w:rsidR="000A1047" w:rsidRPr="00F95AB7">
        <w:rPr>
          <w:rFonts w:ascii="Times New Roman" w:hAnsi="Times New Roman" w:cs="Times New Roman"/>
          <w:sz w:val="28"/>
          <w:szCs w:val="28"/>
        </w:rPr>
        <w:fldChar w:fldCharType="separate"/>
      </w:r>
      <w:r w:rsidR="006F5A22" w:rsidRPr="00F95AB7">
        <w:rPr>
          <w:rFonts w:ascii="Times New Roman" w:hAnsi="Times New Roman" w:cs="Times New Roman"/>
          <w:sz w:val="28"/>
          <w:szCs w:val="28"/>
        </w:rPr>
        <w:t>5.3</w:t>
      </w:r>
      <w:r w:rsidR="000A1047" w:rsidRPr="00F95AB7">
        <w:rPr>
          <w:rFonts w:ascii="Times New Roman" w:hAnsi="Times New Roman" w:cs="Times New Roman"/>
          <w:sz w:val="28"/>
          <w:szCs w:val="28"/>
        </w:rPr>
        <w:fldChar w:fldCharType="end"/>
      </w:r>
      <w:r w:rsidR="00BF7B7C" w:rsidRPr="00F95AB7">
        <w:rPr>
          <w:rFonts w:ascii="Times New Roman" w:hAnsi="Times New Roman" w:cs="Times New Roman"/>
          <w:sz w:val="28"/>
          <w:szCs w:val="28"/>
        </w:rPr>
        <w:t>.</w:t>
      </w:r>
    </w:p>
    <w:p w14:paraId="07C407CD" w14:textId="77777777" w:rsidR="00B82074" w:rsidRPr="00F95AB7" w:rsidRDefault="00C5516E" w:rsidP="00FF3B6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 запустили докер</w:t>
      </w:r>
      <w:del w:id="140" w:author="jenev" w:date="2018-12-07T18:18:00Z">
        <w:r w:rsidDel="00432B67">
          <w:rPr>
            <w:rFonts w:ascii="Times New Roman" w:hAnsi="Times New Roman" w:cs="Times New Roman"/>
            <w:sz w:val="28"/>
            <w:szCs w:val="28"/>
          </w:rPr>
          <w:delText>,</w:delText>
        </w:r>
      </w:del>
      <w:r>
        <w:rPr>
          <w:rFonts w:ascii="Times New Roman" w:hAnsi="Times New Roman" w:cs="Times New Roman"/>
          <w:sz w:val="28"/>
          <w:szCs w:val="28"/>
        </w:rPr>
        <w:t xml:space="preserve"> с пробросом портов, то открыть нужно сервер с указанным портом (зачастую порт 80).</w:t>
      </w:r>
      <w:r w:rsidR="005973DE">
        <w:rPr>
          <w:rFonts w:ascii="Times New Roman" w:hAnsi="Times New Roman" w:cs="Times New Roman"/>
          <w:sz w:val="28"/>
          <w:szCs w:val="28"/>
        </w:rPr>
        <w:t xml:space="preserve"> Далее везде будет использоваться локальный адрес с портом 8888.</w:t>
      </w:r>
    </w:p>
    <w:p w14:paraId="066BF887" w14:textId="77777777" w:rsidR="005D268D" w:rsidRPr="00F95AB7" w:rsidRDefault="000A1047" w:rsidP="00FF3B68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BE621E" wp14:editId="4DC6EBC5">
            <wp:extent cx="4701540" cy="54764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0203" cy="548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F73B" w14:textId="77777777" w:rsidR="00EA4743" w:rsidRPr="00F95AB7" w:rsidRDefault="00EA4743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br w:type="page"/>
      </w:r>
    </w:p>
    <w:p w14:paraId="1FFE885F" w14:textId="77777777" w:rsidR="00EA4743" w:rsidRDefault="00EA4743" w:rsidP="00EA4743">
      <w:pPr>
        <w:pStyle w:val="1"/>
        <w:tabs>
          <w:tab w:val="num" w:pos="540"/>
        </w:tabs>
        <w:spacing w:line="360" w:lineRule="auto"/>
        <w:rPr>
          <w:rFonts w:ascii="Times New Roman" w:hAnsi="Times New Roman" w:cs="Times New Roman"/>
        </w:rPr>
      </w:pPr>
      <w:bookmarkStart w:id="141" w:name="_Toc494900138"/>
      <w:r w:rsidRPr="00FF3B68">
        <w:rPr>
          <w:rFonts w:ascii="Times New Roman" w:hAnsi="Times New Roman" w:cs="Times New Roman"/>
        </w:rPr>
        <w:lastRenderedPageBreak/>
        <w:t>Консоль администратора</w:t>
      </w:r>
      <w:bookmarkEnd w:id="141"/>
    </w:p>
    <w:p w14:paraId="02C27AC2" w14:textId="77777777" w:rsidR="00FF3B68" w:rsidRPr="00FF3B68" w:rsidRDefault="00FF3B68" w:rsidP="00FF3B68">
      <w:pPr>
        <w:rPr>
          <w:rFonts w:ascii="Times New Roman" w:hAnsi="Times New Roman" w:cs="Times New Roman"/>
          <w:sz w:val="28"/>
          <w:szCs w:val="28"/>
        </w:rPr>
      </w:pPr>
    </w:p>
    <w:p w14:paraId="79EC1A92" w14:textId="77777777" w:rsidR="00EA4743" w:rsidRDefault="00EA4743" w:rsidP="006C5DB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Для начала работы с консолью администратора, нужно перейти по адресу системы, добавив название модуля /ionmodules</w:t>
      </w:r>
      <w:r w:rsidR="006C5DBF" w:rsidRPr="00F95AB7">
        <w:rPr>
          <w:rFonts w:ascii="Times New Roman" w:hAnsi="Times New Roman" w:cs="Times New Roman"/>
          <w:sz w:val="28"/>
          <w:szCs w:val="28"/>
        </w:rPr>
        <w:t xml:space="preserve">, например при локальном доступе  </w:t>
      </w:r>
      <w:hyperlink r:id="rId16" w:history="1">
        <w:r w:rsidR="00FF3B68" w:rsidRPr="00C35105">
          <w:rPr>
            <w:rStyle w:val="ac"/>
            <w:rFonts w:ascii="Times New Roman" w:hAnsi="Times New Roman" w:cs="Times New Roman"/>
            <w:sz w:val="28"/>
            <w:szCs w:val="28"/>
          </w:rPr>
          <w:t>http://localhost:8888/ionadmin</w:t>
        </w:r>
      </w:hyperlink>
      <w:r w:rsidR="00F94B70" w:rsidRPr="00F95AB7">
        <w:rPr>
          <w:rFonts w:ascii="Times New Roman" w:hAnsi="Times New Roman" w:cs="Times New Roman"/>
          <w:sz w:val="28"/>
          <w:szCs w:val="28"/>
        </w:rPr>
        <w:t>.</w:t>
      </w:r>
    </w:p>
    <w:p w14:paraId="71C458C9" w14:textId="77777777" w:rsidR="00FF3B68" w:rsidRPr="00F95AB7" w:rsidRDefault="00FF3B68" w:rsidP="006C5DBF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148F10A2" w14:textId="77777777" w:rsidR="00EA4743" w:rsidRDefault="00EA4743" w:rsidP="00EA4743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42" w:name="_Toc494900139"/>
      <w:r w:rsidRPr="00F95AB7">
        <w:rPr>
          <w:rFonts w:ascii="Times New Roman" w:hAnsi="Times New Roman" w:cs="Times New Roman"/>
          <w:sz w:val="28"/>
          <w:szCs w:val="28"/>
        </w:rPr>
        <w:t>Работа с безопасностью</w:t>
      </w:r>
      <w:bookmarkEnd w:id="142"/>
    </w:p>
    <w:p w14:paraId="4F7DC2D5" w14:textId="77777777" w:rsidR="006C5DBF" w:rsidRPr="00F95AB7" w:rsidRDefault="006C5DBF" w:rsidP="006C5DBF">
      <w:pPr>
        <w:pStyle w:val="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43" w:name="_Toc494900140"/>
      <w:r w:rsidRPr="00F95AB7">
        <w:rPr>
          <w:rFonts w:ascii="Times New Roman" w:hAnsi="Times New Roman" w:cs="Times New Roman"/>
          <w:sz w:val="28"/>
          <w:szCs w:val="28"/>
        </w:rPr>
        <w:t>Инициализация</w:t>
      </w:r>
      <w:bookmarkEnd w:id="143"/>
    </w:p>
    <w:p w14:paraId="26A8571F" w14:textId="77777777" w:rsidR="00EA4743" w:rsidRPr="00F95AB7" w:rsidRDefault="00EA4743" w:rsidP="00FF3B6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При первичной настройке безопасности надо выполнить следующее:</w:t>
      </w:r>
    </w:p>
    <w:p w14:paraId="23230FC3" w14:textId="77777777" w:rsidR="00EA4743" w:rsidRDefault="00EA4743" w:rsidP="00FF3B6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1) Синхронизировать права, чтобы права, заведенные через утилиту acl, появились в </w:t>
      </w:r>
      <w:r w:rsidR="005973DE">
        <w:rPr>
          <w:rFonts w:ascii="Times New Roman" w:hAnsi="Times New Roman" w:cs="Times New Roman"/>
          <w:sz w:val="28"/>
          <w:szCs w:val="28"/>
        </w:rPr>
        <w:t>административной консоли.</w:t>
      </w:r>
      <w:r w:rsidRPr="00F95AB7">
        <w:rPr>
          <w:rFonts w:ascii="Times New Roman" w:hAnsi="Times New Roman" w:cs="Times New Roman"/>
          <w:sz w:val="28"/>
          <w:szCs w:val="28"/>
        </w:rPr>
        <w:t xml:space="preserve"> Для этого на странице /ionadmin/security/sync жмем кнопку "Синхронизация прав доступа".</w:t>
      </w:r>
    </w:p>
    <w:p w14:paraId="13207AF8" w14:textId="77777777" w:rsidR="00FF3B68" w:rsidRPr="00F95AB7" w:rsidRDefault="00FF3B68" w:rsidP="00FF3B6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01A2860" w14:textId="77777777" w:rsidR="00EA4743" w:rsidRPr="00F95AB7" w:rsidRDefault="00EA4743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4FBA5C" wp14:editId="04AD3471">
            <wp:extent cx="5679054" cy="39500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943" cy="395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D220" w14:textId="77777777" w:rsidR="00EA4743" w:rsidRPr="00F95AB7" w:rsidRDefault="00EA4743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1D08FB01" w14:textId="4BE94E94" w:rsidR="00EA4743" w:rsidRPr="00F95AB7" w:rsidRDefault="00EA4743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По завершении будет </w:t>
      </w:r>
      <w:ins w:id="144" w:author="jenev" w:date="2018-12-07T18:23:00Z">
        <w:r w:rsidR="00825BF6">
          <w:rPr>
            <w:rFonts w:ascii="Times New Roman" w:hAnsi="Times New Roman" w:cs="Times New Roman"/>
            <w:sz w:val="28"/>
            <w:szCs w:val="28"/>
          </w:rPr>
          <w:t xml:space="preserve">выведено </w:t>
        </w:r>
      </w:ins>
      <w:r w:rsidRPr="00F95AB7">
        <w:rPr>
          <w:rFonts w:ascii="Times New Roman" w:hAnsi="Times New Roman" w:cs="Times New Roman"/>
          <w:sz w:val="28"/>
          <w:szCs w:val="28"/>
        </w:rPr>
        <w:t>сообщение "Синхронизация прав доступа успешно проведена!".</w:t>
      </w:r>
    </w:p>
    <w:p w14:paraId="7C9225FC" w14:textId="77777777" w:rsidR="00EA4743" w:rsidRPr="00F95AB7" w:rsidRDefault="00EA4743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C17E70" wp14:editId="311C48AF">
            <wp:extent cx="4533900" cy="2028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1F79" w14:textId="77777777" w:rsidR="00EA4743" w:rsidRPr="00F95AB7" w:rsidRDefault="00EA4743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516C2039" w14:textId="77777777" w:rsidR="00EA4743" w:rsidRPr="00F95AB7" w:rsidRDefault="00EA4743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2) Сделать импорт ресурсов. Если на странице /ionadmin/security/resource нет объектов или их действительно мало, тогда надо выполнить импорт ресурсов.</w:t>
      </w:r>
    </w:p>
    <w:p w14:paraId="3C1D1E8C" w14:textId="77777777" w:rsidR="00C958E6" w:rsidRDefault="00C958E6" w:rsidP="00F94B70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4429B3A8" w14:textId="77777777" w:rsidR="006C5DBF" w:rsidRDefault="006C5DBF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1D2BAE" wp14:editId="6B217E56">
            <wp:extent cx="6480175" cy="33426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02DC" w14:textId="77777777" w:rsidR="00C958E6" w:rsidRPr="00F95AB7" w:rsidRDefault="00C958E6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62068B1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Выполняется на странице /ionadmin/security/sync по кнопке "Импорт ресурсов".</w:t>
      </w:r>
    </w:p>
    <w:p w14:paraId="545D4609" w14:textId="77777777" w:rsidR="00EA4743" w:rsidRPr="00F95AB7" w:rsidRDefault="006C5DBF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F8980F" wp14:editId="21EE6A2B">
            <wp:extent cx="6480175" cy="34429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-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AB4D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03C6F41" w14:textId="6DC90445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По завершении будет </w:t>
      </w:r>
      <w:r w:rsidR="00860038">
        <w:rPr>
          <w:rFonts w:ascii="Times New Roman" w:hAnsi="Times New Roman" w:cs="Times New Roman"/>
          <w:sz w:val="28"/>
          <w:szCs w:val="28"/>
        </w:rPr>
        <w:t>выведено</w:t>
      </w:r>
      <w:r w:rsidR="00860038" w:rsidRPr="00F95AB7">
        <w:rPr>
          <w:rFonts w:ascii="Times New Roman" w:hAnsi="Times New Roman" w:cs="Times New Roman"/>
          <w:sz w:val="28"/>
          <w:szCs w:val="28"/>
        </w:rPr>
        <w:t xml:space="preserve"> </w:t>
      </w:r>
      <w:r w:rsidR="00860038">
        <w:rPr>
          <w:rFonts w:ascii="Times New Roman" w:hAnsi="Times New Roman" w:cs="Times New Roman"/>
          <w:sz w:val="28"/>
          <w:szCs w:val="28"/>
        </w:rPr>
        <w:t>сообщение</w:t>
      </w:r>
      <w:r w:rsidR="00C958E6">
        <w:rPr>
          <w:rFonts w:ascii="Times New Roman" w:hAnsi="Times New Roman" w:cs="Times New Roman"/>
          <w:sz w:val="28"/>
          <w:szCs w:val="28"/>
        </w:rPr>
        <w:t xml:space="preserve"> "Импорт успешно завершен!":</w:t>
      </w:r>
    </w:p>
    <w:p w14:paraId="0984F8FE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D50DCB9" w14:textId="77777777" w:rsidR="006C5DBF" w:rsidRPr="00F95AB7" w:rsidRDefault="006C5DBF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6BAAB1" wp14:editId="0780358D">
            <wp:extent cx="4648200" cy="2038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84BE" w14:textId="77777777" w:rsidR="006C5DBF" w:rsidRPr="00F95AB7" w:rsidRDefault="006C5DBF" w:rsidP="00C958E6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A613735" w14:textId="77777777" w:rsidR="006C5DBF" w:rsidRPr="00C958E6" w:rsidRDefault="006C5DBF" w:rsidP="00C958E6">
      <w:pPr>
        <w:pStyle w:val="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45" w:name="_Toc494900141"/>
      <w:r w:rsidRPr="00F95AB7">
        <w:rPr>
          <w:rFonts w:ascii="Times New Roman" w:hAnsi="Times New Roman" w:cs="Times New Roman"/>
          <w:sz w:val="28"/>
          <w:szCs w:val="28"/>
        </w:rPr>
        <w:t>Управление ролями</w:t>
      </w:r>
      <w:bookmarkEnd w:id="145"/>
    </w:p>
    <w:p w14:paraId="4E8F98FC" w14:textId="77777777" w:rsidR="006C5DBF" w:rsidRPr="00F95AB7" w:rsidRDefault="006C5DBF" w:rsidP="00C958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На странице /ionadmin/security/role можно создавать, </w:t>
      </w:r>
      <w:r w:rsidR="00C958E6">
        <w:rPr>
          <w:rFonts w:ascii="Times New Roman" w:hAnsi="Times New Roman" w:cs="Times New Roman"/>
          <w:sz w:val="28"/>
          <w:szCs w:val="28"/>
        </w:rPr>
        <w:t>редактировать или удалять роли:</w:t>
      </w:r>
    </w:p>
    <w:p w14:paraId="75ECE63E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1) Создание роли. Для создания роли на странице /ionadmin/security/role нажимаем кнопку "Создать"</w:t>
      </w:r>
    </w:p>
    <w:p w14:paraId="1C49CB8A" w14:textId="77777777" w:rsidR="006C5DBF" w:rsidRPr="00F95AB7" w:rsidRDefault="006C5DBF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930F41" wp14:editId="10BD10D3">
            <wp:extent cx="6480175" cy="18821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4014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15311C08" w14:textId="77777777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Происходит переход на новую страницу, где надо указать идентификатор роли на английском языке. Нажимаем на кнопку "Сохранить" для подтверждения создания указанной роли</w:t>
      </w:r>
    </w:p>
    <w:p w14:paraId="180D0D71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7C953CF" w14:textId="77777777" w:rsidR="006C5DBF" w:rsidRDefault="006C5DBF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3B2AD2" wp14:editId="38E68EA9">
            <wp:extent cx="6480175" cy="32899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090A" w14:textId="77777777" w:rsidR="00C958E6" w:rsidRPr="00F95AB7" w:rsidRDefault="00C958E6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9E47A21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2) Редактирование роли. Для редактирования роли на странице /ionadmin/security/role выбираем необходимую роль и нажимаем кнопку "Править"</w:t>
      </w:r>
    </w:p>
    <w:p w14:paraId="7D2E3859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7134B1E7" w14:textId="77777777" w:rsidR="006C5DBF" w:rsidRPr="00F95AB7" w:rsidRDefault="006C5DBF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FBB119" wp14:editId="75C605C3">
            <wp:extent cx="6480175" cy="26231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E9A0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4A45898" w14:textId="77777777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Происходит переход на новую страницу, где на форме отображаются следующие поля:</w:t>
      </w:r>
    </w:p>
    <w:p w14:paraId="0FE7A546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4BC310A" w14:textId="77777777" w:rsidR="006C5DBF" w:rsidRPr="00F95AB7" w:rsidRDefault="006C5DBF" w:rsidP="00C958E6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D80971" wp14:editId="22EF1AC8">
            <wp:extent cx="6480175" cy="35007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38D5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0A3B01F3" w14:textId="1346F62D" w:rsidR="006C5DBF" w:rsidRPr="00F95AB7" w:rsidRDefault="006C5DBF" w:rsidP="00C958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Идентификатор - выражение на английском языке для присваивания уникального имени роли. При ее изменении могут слететь права у пользователей, которые ранее привязали данную роль со старым идентификатором. </w:t>
      </w:r>
      <w:ins w:id="146" w:author="jenev" w:date="2018-12-07T18:24:00Z">
        <w:r w:rsidR="00825BF6">
          <w:rPr>
            <w:rFonts w:ascii="Times New Roman" w:hAnsi="Times New Roman" w:cs="Times New Roman"/>
            <w:sz w:val="28"/>
            <w:szCs w:val="28"/>
          </w:rPr>
          <w:t xml:space="preserve">В этом случае необходимо </w:t>
        </w:r>
      </w:ins>
      <w:del w:id="147" w:author="jenev" w:date="2018-12-07T18:24:00Z">
        <w:r w:rsidRPr="00F95AB7" w:rsidDel="00825BF6">
          <w:rPr>
            <w:rFonts w:ascii="Times New Roman" w:hAnsi="Times New Roman" w:cs="Times New Roman"/>
            <w:sz w:val="28"/>
            <w:szCs w:val="28"/>
          </w:rPr>
          <w:delText xml:space="preserve">Надо тогда </w:delText>
        </w:r>
      </w:del>
      <w:r w:rsidRPr="00F95AB7">
        <w:rPr>
          <w:rFonts w:ascii="Times New Roman" w:hAnsi="Times New Roman" w:cs="Times New Roman"/>
          <w:sz w:val="28"/>
          <w:szCs w:val="28"/>
        </w:rPr>
        <w:t>каждому поль</w:t>
      </w:r>
      <w:r w:rsidR="00C958E6">
        <w:rPr>
          <w:rFonts w:ascii="Times New Roman" w:hAnsi="Times New Roman" w:cs="Times New Roman"/>
          <w:sz w:val="28"/>
          <w:szCs w:val="28"/>
        </w:rPr>
        <w:t>зователю привязать роль заново.</w:t>
      </w:r>
    </w:p>
    <w:p w14:paraId="14C66E18" w14:textId="77777777" w:rsidR="006C5DBF" w:rsidRPr="00F95AB7" w:rsidRDefault="006C5DBF" w:rsidP="00C958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lastRenderedPageBreak/>
        <w:t>Название - осмысленное название роли, может содерж</w:t>
      </w:r>
      <w:r w:rsidR="00C958E6">
        <w:rPr>
          <w:rFonts w:ascii="Times New Roman" w:hAnsi="Times New Roman" w:cs="Times New Roman"/>
          <w:sz w:val="28"/>
          <w:szCs w:val="28"/>
        </w:rPr>
        <w:t>ать выражения на русском языке.</w:t>
      </w:r>
    </w:p>
    <w:p w14:paraId="1B7A5CA3" w14:textId="77777777" w:rsidR="006C5DBF" w:rsidRPr="00F95AB7" w:rsidRDefault="006C5DBF" w:rsidP="00C958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Права дост</w:t>
      </w:r>
      <w:r w:rsidR="00C958E6">
        <w:rPr>
          <w:rFonts w:ascii="Times New Roman" w:hAnsi="Times New Roman" w:cs="Times New Roman"/>
          <w:sz w:val="28"/>
          <w:szCs w:val="28"/>
        </w:rPr>
        <w:t>упа - вкладки для раздачи прав:</w:t>
      </w:r>
    </w:p>
    <w:p w14:paraId="4040A036" w14:textId="77777777" w:rsidR="006C5DBF" w:rsidRDefault="006C5DBF" w:rsidP="00EA2437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Общие - пока используется для раздачи роли доступа ко всем ресурсам (* - все ресурсы)</w:t>
      </w:r>
    </w:p>
    <w:p w14:paraId="0A4F0249" w14:textId="77777777" w:rsidR="00C958E6" w:rsidRPr="00C958E6" w:rsidRDefault="00C958E6" w:rsidP="00C958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177168" w14:textId="77777777" w:rsidR="006C5DBF" w:rsidRPr="00F95AB7" w:rsidRDefault="006C5DBF" w:rsidP="00F94B70">
      <w:pPr>
        <w:ind w:firstLine="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E31F41" wp14:editId="2932EE16">
            <wp:extent cx="6480175" cy="47459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4FD0" w14:textId="77777777" w:rsidR="006C5DBF" w:rsidRPr="00F95AB7" w:rsidRDefault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A10BEC6" w14:textId="38B0DE15" w:rsidR="006C5DBF" w:rsidRPr="00F95AB7" w:rsidRDefault="006C5DBF" w:rsidP="00EA2437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Навигация - используется для раздачи роли доступа к меню модуля регистра. Сначала отображается системное наименование проекта, у которого есть знак плюса для отображения внутренних и импортированных ресурсов. Раздаются в данном пункте </w:t>
      </w:r>
      <w:del w:id="148" w:author="jenev" w:date="2018-12-07T18:28:00Z">
        <w:r w:rsidRPr="00F95AB7" w:rsidDel="004F113D">
          <w:rPr>
            <w:rFonts w:ascii="Times New Roman" w:hAnsi="Times New Roman" w:cs="Times New Roman"/>
            <w:sz w:val="28"/>
            <w:szCs w:val="28"/>
          </w:rPr>
          <w:delText xml:space="preserve">пока </w:delText>
        </w:r>
      </w:del>
      <w:r w:rsidRPr="00F95AB7">
        <w:rPr>
          <w:rFonts w:ascii="Times New Roman" w:hAnsi="Times New Roman" w:cs="Times New Roman"/>
          <w:sz w:val="28"/>
          <w:szCs w:val="28"/>
        </w:rPr>
        <w:t>только права на чтение меню.</w:t>
      </w:r>
    </w:p>
    <w:p w14:paraId="3F736E19" w14:textId="77777777" w:rsidR="006C5DBF" w:rsidRPr="00F95AB7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E483EE" wp14:editId="56A6154E">
            <wp:extent cx="6480175" cy="45269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8973" w14:textId="77777777" w:rsidR="006C5DBF" w:rsidRPr="00F95AB7" w:rsidRDefault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1CCEEDA" w14:textId="77777777" w:rsidR="006C5DBF" w:rsidRPr="00F95AB7" w:rsidRDefault="006C5DBF" w:rsidP="00EA2437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Классы - используется для раздачи роли доступа к классам метаданных. Сначала отображается системное наименование проекта, у которого есть знак плюса для отображения внутренних и импортированных ресурсов. У этих ресурсов можно задать отдельные права по каждому ресурсу.</w:t>
      </w:r>
    </w:p>
    <w:p w14:paraId="2DF3CE27" w14:textId="77777777" w:rsidR="006C5DBF" w:rsidRPr="00F95AB7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C34FE" wp14:editId="69D9BE13">
            <wp:extent cx="6480175" cy="65519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8768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7CAF9E6F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3) Удаление роли. Для удаления роли на странице /ionadmin/security/role выбираем необходимую роль и нажимаем кнопку "Удалить"</w:t>
      </w:r>
    </w:p>
    <w:p w14:paraId="785DF9B0" w14:textId="77777777" w:rsidR="006C5DBF" w:rsidRPr="00F95AB7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5DDBE2" wp14:editId="68C9460A">
            <wp:extent cx="6480175" cy="18592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CE65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793AE376" w14:textId="77777777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Подтверждаем удаление роли:</w:t>
      </w:r>
    </w:p>
    <w:p w14:paraId="63351FD9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0813BCF3" w14:textId="77777777" w:rsidR="006C5DBF" w:rsidRPr="00F95AB7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90DEC7" wp14:editId="2CBF3669">
            <wp:extent cx="5029200" cy="1085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4"/>
                    <a:stretch/>
                  </pic:blipFill>
                  <pic:spPr bwMode="auto">
                    <a:xfrm>
                      <a:off x="0" y="0"/>
                      <a:ext cx="50292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46614" w14:textId="77777777" w:rsidR="006C5DBF" w:rsidRPr="00F95AB7" w:rsidRDefault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730D091F" w14:textId="77777777" w:rsidR="006C5DBF" w:rsidRPr="00F95AB7" w:rsidRDefault="006C5DBF" w:rsidP="00F94B70">
      <w:pPr>
        <w:pStyle w:val="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49" w:name="_Toc494900142"/>
      <w:r w:rsidRPr="00F95AB7">
        <w:rPr>
          <w:rFonts w:ascii="Times New Roman" w:hAnsi="Times New Roman" w:cs="Times New Roman"/>
          <w:sz w:val="28"/>
          <w:szCs w:val="28"/>
        </w:rPr>
        <w:t>Доступ к ресурсу</w:t>
      </w:r>
      <w:bookmarkEnd w:id="149"/>
    </w:p>
    <w:p w14:paraId="5623CDD7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При управлении ролями в правах доступа предоставляются следующие доступы к каждому ресурсу:</w:t>
      </w:r>
    </w:p>
    <w:p w14:paraId="369C9A61" w14:textId="77777777" w:rsidR="006C5DBF" w:rsidRPr="00F95AB7" w:rsidRDefault="006C5DBF" w:rsidP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63"/>
        <w:gridCol w:w="7832"/>
      </w:tblGrid>
      <w:tr w:rsidR="006C5DBF" w:rsidRPr="00F95AB7" w14:paraId="38A78C19" w14:textId="77777777" w:rsidTr="006C5DBF">
        <w:tc>
          <w:tcPr>
            <w:tcW w:w="2376" w:type="dxa"/>
          </w:tcPr>
          <w:p w14:paraId="30DB5CF2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Доступ</w:t>
            </w:r>
          </w:p>
        </w:tc>
        <w:tc>
          <w:tcPr>
            <w:tcW w:w="8045" w:type="dxa"/>
          </w:tcPr>
          <w:p w14:paraId="6A89845B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Описание доступа</w:t>
            </w:r>
          </w:p>
        </w:tc>
      </w:tr>
      <w:tr w:rsidR="006C5DBF" w:rsidRPr="00F95AB7" w14:paraId="446DD9B2" w14:textId="77777777" w:rsidTr="006C5DBF">
        <w:tc>
          <w:tcPr>
            <w:tcW w:w="2376" w:type="dxa"/>
          </w:tcPr>
          <w:p w14:paraId="0EB66A49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Полный доступ</w:t>
            </w:r>
          </w:p>
        </w:tc>
        <w:tc>
          <w:tcPr>
            <w:tcW w:w="8045" w:type="dxa"/>
          </w:tcPr>
          <w:p w14:paraId="071825C6" w14:textId="5BD20934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 xml:space="preserve">Включает в себя все </w:t>
            </w:r>
            <w:del w:id="150" w:author="jenev" w:date="2018-12-07T18:28:00Z">
              <w:r w:rsidRPr="00F95AB7" w:rsidDel="004F113D">
                <w:rPr>
                  <w:rFonts w:ascii="Times New Roman" w:hAnsi="Times New Roman" w:cs="Times New Roman"/>
                  <w:sz w:val="28"/>
                  <w:szCs w:val="28"/>
                </w:rPr>
                <w:delText>остальные  доступы</w:delText>
              </w:r>
            </w:del>
            <w:ins w:id="151" w:author="jenev" w:date="2018-12-07T18:28:00Z">
              <w:r w:rsidR="004F113D" w:rsidRPr="00F95AB7">
                <w:rPr>
                  <w:rFonts w:ascii="Times New Roman" w:hAnsi="Times New Roman" w:cs="Times New Roman"/>
                  <w:sz w:val="28"/>
                  <w:szCs w:val="28"/>
                </w:rPr>
                <w:t>остальные доступы</w:t>
              </w:r>
            </w:ins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. Нельзя выбрать полный доступ и еще дополнительный доступ на чтение, запись, удаление или использование. Для навигации предоставляется доступ только на чтение ресурса.</w:t>
            </w:r>
          </w:p>
        </w:tc>
      </w:tr>
      <w:tr w:rsidR="006C5DBF" w:rsidRPr="00F95AB7" w14:paraId="35D266C6" w14:textId="77777777" w:rsidTr="006C5DBF">
        <w:tc>
          <w:tcPr>
            <w:tcW w:w="2376" w:type="dxa"/>
          </w:tcPr>
          <w:p w14:paraId="4545676B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Чтение</w:t>
            </w:r>
          </w:p>
        </w:tc>
        <w:tc>
          <w:tcPr>
            <w:tcW w:w="8045" w:type="dxa"/>
          </w:tcPr>
          <w:p w14:paraId="129D40FA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Возможность чтение объектов ресурса</w:t>
            </w:r>
          </w:p>
        </w:tc>
      </w:tr>
      <w:tr w:rsidR="006C5DBF" w:rsidRPr="00F95AB7" w14:paraId="57F5F58E" w14:textId="77777777" w:rsidTr="006C5DBF">
        <w:tc>
          <w:tcPr>
            <w:tcW w:w="2376" w:type="dxa"/>
          </w:tcPr>
          <w:p w14:paraId="63BD9D5C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Запись</w:t>
            </w:r>
          </w:p>
        </w:tc>
        <w:tc>
          <w:tcPr>
            <w:tcW w:w="8045" w:type="dxa"/>
          </w:tcPr>
          <w:p w14:paraId="7C4AADAE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Возможность редактирования объектов ресурса, не применяется для навигации</w:t>
            </w:r>
          </w:p>
        </w:tc>
      </w:tr>
      <w:tr w:rsidR="006C5DBF" w:rsidRPr="00F95AB7" w14:paraId="02B04C4D" w14:textId="77777777" w:rsidTr="006C5DBF">
        <w:tc>
          <w:tcPr>
            <w:tcW w:w="2376" w:type="dxa"/>
          </w:tcPr>
          <w:p w14:paraId="11DA207B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Удаление</w:t>
            </w:r>
          </w:p>
        </w:tc>
        <w:tc>
          <w:tcPr>
            <w:tcW w:w="8045" w:type="dxa"/>
          </w:tcPr>
          <w:p w14:paraId="781CC4A1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Возможность удаления объектов ресурса, не применяется для навигации</w:t>
            </w:r>
          </w:p>
        </w:tc>
      </w:tr>
      <w:tr w:rsidR="006C5DBF" w:rsidRPr="00F95AB7" w14:paraId="3C8F953E" w14:textId="77777777" w:rsidTr="006C5DBF">
        <w:tc>
          <w:tcPr>
            <w:tcW w:w="2376" w:type="dxa"/>
          </w:tcPr>
          <w:p w14:paraId="406BEA88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Использование</w:t>
            </w:r>
          </w:p>
        </w:tc>
        <w:tc>
          <w:tcPr>
            <w:tcW w:w="8045" w:type="dxa"/>
          </w:tcPr>
          <w:p w14:paraId="071144F8" w14:textId="77777777" w:rsidR="006C5DBF" w:rsidRPr="00F95AB7" w:rsidRDefault="006C5DBF" w:rsidP="00A832B8">
            <w:pPr>
              <w:spacing w:after="160" w:line="259" w:lineRule="auto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F95AB7">
              <w:rPr>
                <w:rFonts w:ascii="Times New Roman" w:hAnsi="Times New Roman" w:cs="Times New Roman"/>
                <w:sz w:val="28"/>
                <w:szCs w:val="28"/>
              </w:rPr>
              <w:t>Возможность создания объектов ресурса, не применяется для навигации</w:t>
            </w:r>
          </w:p>
        </w:tc>
      </w:tr>
    </w:tbl>
    <w:p w14:paraId="6B5D395F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726EE725" w14:textId="77777777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Доступ может назначаться всей группе ресурсов, если их отобразить так, как показано на рисунке</w:t>
      </w:r>
      <w:r w:rsidR="00C958E6">
        <w:rPr>
          <w:rFonts w:ascii="Times New Roman" w:hAnsi="Times New Roman" w:cs="Times New Roman"/>
          <w:sz w:val="28"/>
          <w:szCs w:val="28"/>
        </w:rPr>
        <w:t>:</w:t>
      </w:r>
    </w:p>
    <w:p w14:paraId="23A67D8A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52ADDCA" w14:textId="77777777" w:rsidR="006C5DBF" w:rsidRDefault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9723E0" wp14:editId="47481806">
            <wp:extent cx="6480175" cy="49853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733D" w14:textId="77777777" w:rsidR="00C958E6" w:rsidRPr="00F95AB7" w:rsidRDefault="00C958E6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38D0B15E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Или отдел</w:t>
      </w:r>
      <w:r w:rsidR="00C958E6">
        <w:rPr>
          <w:rFonts w:ascii="Times New Roman" w:hAnsi="Times New Roman" w:cs="Times New Roman"/>
          <w:sz w:val="28"/>
          <w:szCs w:val="28"/>
        </w:rPr>
        <w:t>ьными галками по каждому ресурсу</w:t>
      </w:r>
      <w:r w:rsidRPr="00F95AB7">
        <w:rPr>
          <w:rFonts w:ascii="Times New Roman" w:hAnsi="Times New Roman" w:cs="Times New Roman"/>
          <w:sz w:val="28"/>
          <w:szCs w:val="28"/>
        </w:rPr>
        <w:t xml:space="preserve"> и доступу в нем</w:t>
      </w:r>
      <w:r w:rsidR="00C958E6">
        <w:rPr>
          <w:rFonts w:ascii="Times New Roman" w:hAnsi="Times New Roman" w:cs="Times New Roman"/>
          <w:sz w:val="28"/>
          <w:szCs w:val="28"/>
        </w:rPr>
        <w:t>:</w:t>
      </w:r>
    </w:p>
    <w:p w14:paraId="3931448E" w14:textId="77777777" w:rsidR="006C5DBF" w:rsidRPr="00F95AB7" w:rsidRDefault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CE7B3E" wp14:editId="135AC3EE">
            <wp:extent cx="6480175" cy="50444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DA85" w14:textId="77777777" w:rsidR="006C5DBF" w:rsidRPr="00F95AB7" w:rsidRDefault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B0EFF7B" w14:textId="77777777" w:rsidR="006C5DBF" w:rsidRPr="00F95AB7" w:rsidRDefault="006C5DBF" w:rsidP="006C5DBF">
      <w:pPr>
        <w:pStyle w:val="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52" w:name="_Toc494900143"/>
      <w:r w:rsidRPr="00F95AB7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bookmarkEnd w:id="152"/>
    </w:p>
    <w:p w14:paraId="596BB905" w14:textId="77777777" w:rsidR="006C5DBF" w:rsidRPr="00F95AB7" w:rsidRDefault="006C5DBF" w:rsidP="00C958E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На странице /ionadmin/security/user можно создавать, редактиро</w:t>
      </w:r>
      <w:r w:rsidR="00C958E6">
        <w:rPr>
          <w:rFonts w:ascii="Times New Roman" w:hAnsi="Times New Roman" w:cs="Times New Roman"/>
          <w:sz w:val="28"/>
          <w:szCs w:val="28"/>
        </w:rPr>
        <w:t>вать или удалять пользователей:</w:t>
      </w:r>
    </w:p>
    <w:p w14:paraId="14A5DC85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1) Создание пользователя. Для создания пользователя на странице /ionadmin/security/user нажимаем кнопку "Создать"</w:t>
      </w:r>
    </w:p>
    <w:p w14:paraId="3A099CC7" w14:textId="77777777" w:rsidR="006C5DBF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1B431A" wp14:editId="5CE9F46A">
            <wp:extent cx="6480175" cy="27832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5C8E" w14:textId="77777777" w:rsidR="00C958E6" w:rsidRPr="00F95AB7" w:rsidRDefault="00C958E6" w:rsidP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D7B7A64" w14:textId="77777777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Происходит переход на новую страницу, где надо указать логин пользователя на английском языке, пароль, описание в имени. Нажимаем на кнопку "Сохранить" для подтверждения создания указанного пользователя</w:t>
      </w:r>
    </w:p>
    <w:p w14:paraId="6513411E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2EB6003B" w14:textId="77777777" w:rsidR="006C5DBF" w:rsidRPr="00F95AB7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527AA6" wp14:editId="7537FA9C">
            <wp:extent cx="6480175" cy="45643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933B" w14:textId="77777777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lastRenderedPageBreak/>
        <w:t>2) Редактирование пользователя. Для редактирования пользователя на странице /ionadmin/security/user выбираем необходимого пользователя и нажимаем кнопку "Править"</w:t>
      </w:r>
    </w:p>
    <w:p w14:paraId="30A3EFF6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1C398CAE" w14:textId="77777777" w:rsidR="006C5DBF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96175F" wp14:editId="3C0B9C83">
            <wp:extent cx="6480175" cy="28124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C0A8" w14:textId="77777777" w:rsidR="00C958E6" w:rsidRPr="00F95AB7" w:rsidRDefault="00C958E6" w:rsidP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7A9D7E1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Происходит переход на новую страницу, где на форме отображаются следующие поля:</w:t>
      </w:r>
    </w:p>
    <w:p w14:paraId="29CBAD54" w14:textId="77777777" w:rsidR="006C5DBF" w:rsidRPr="00F95AB7" w:rsidRDefault="006C5DBF" w:rsidP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8010F4" wp14:editId="60171F6E">
            <wp:extent cx="5505450" cy="43434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3A26" w14:textId="77777777" w:rsidR="006C5DBF" w:rsidRPr="00F95AB7" w:rsidRDefault="006C5DBF" w:rsidP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7A5473FB" w14:textId="77777777" w:rsidR="00F94B70" w:rsidRPr="00F95AB7" w:rsidRDefault="00F94B70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На форме указано:</w:t>
      </w:r>
    </w:p>
    <w:p w14:paraId="14F25C85" w14:textId="0A060F88" w:rsidR="006C5DBF" w:rsidRPr="00F95AB7" w:rsidRDefault="006C5DBF" w:rsidP="00EA2437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Тип - тип учетной записи пользователя, </w:t>
      </w:r>
      <w:r w:rsidR="002B1281">
        <w:rPr>
          <w:rFonts w:ascii="Times New Roman" w:hAnsi="Times New Roman" w:cs="Times New Roman"/>
          <w:sz w:val="28"/>
          <w:szCs w:val="28"/>
        </w:rPr>
        <w:t>на данный момент доступен тип  «локальный»</w:t>
      </w:r>
      <w:r w:rsidRPr="00F95AB7">
        <w:rPr>
          <w:rFonts w:ascii="Times New Roman" w:hAnsi="Times New Roman" w:cs="Times New Roman"/>
          <w:sz w:val="28"/>
          <w:szCs w:val="28"/>
        </w:rPr>
        <w:t>.</w:t>
      </w:r>
    </w:p>
    <w:p w14:paraId="30D4295E" w14:textId="77777777" w:rsidR="006C5DBF" w:rsidRPr="00F95AB7" w:rsidRDefault="006C5DBF" w:rsidP="00EA2437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Логин - идентификатор пользователя на английском языке.</w:t>
      </w:r>
    </w:p>
    <w:p w14:paraId="5643C6D3" w14:textId="77777777" w:rsidR="006C5DBF" w:rsidRPr="00F95AB7" w:rsidRDefault="006C5DBF" w:rsidP="00EA2437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Пароль - пароль пользователя.</w:t>
      </w:r>
    </w:p>
    <w:p w14:paraId="012F7807" w14:textId="77777777" w:rsidR="006C5DBF" w:rsidRPr="00F95AB7" w:rsidRDefault="006C5DBF" w:rsidP="00EA2437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Имя - осмысленное название пользователя, может содержать выражения на русском языке, например, Фамилия И.О.</w:t>
      </w:r>
    </w:p>
    <w:p w14:paraId="151C6330" w14:textId="77777777" w:rsidR="006C5DBF" w:rsidRPr="00C958E6" w:rsidRDefault="006C5DBF" w:rsidP="00C958E6">
      <w:pPr>
        <w:pStyle w:val="ab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Роли - список ролей пользователя. Если проставлена галка у роли, то роль привязана к пользователю.</w:t>
      </w:r>
    </w:p>
    <w:p w14:paraId="7D15D637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3) Удаление пользователя. Для удаления пользователя на странице /ionadmin/security/user выбираем необходимого пользователя и нажимаем кнопку "Удалить"</w:t>
      </w:r>
    </w:p>
    <w:p w14:paraId="49C80702" w14:textId="77777777" w:rsidR="006C5DBF" w:rsidRPr="00F95AB7" w:rsidRDefault="006C5DBF" w:rsidP="006C5DBF">
      <w:pPr>
        <w:spacing w:after="160" w:line="259" w:lineRule="auto"/>
        <w:ind w:firstLine="0"/>
        <w:jc w:val="left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9C1C619" w14:textId="77777777" w:rsidR="006C5DBF" w:rsidRPr="00F95AB7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1DA10A" wp14:editId="75B7F3EA">
            <wp:extent cx="6480175" cy="30429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75EA" w14:textId="77777777" w:rsidR="006C5DBF" w:rsidRPr="00F95AB7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68D5AC3" w14:textId="77777777" w:rsidR="006C5DBF" w:rsidRDefault="006C5DBF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Подтверждаем удаление пользователя:</w:t>
      </w:r>
    </w:p>
    <w:p w14:paraId="57DFD2FD" w14:textId="77777777" w:rsidR="00C958E6" w:rsidRPr="00F95AB7" w:rsidRDefault="00C958E6" w:rsidP="00F94B7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0AE202F" w14:textId="77777777" w:rsidR="006C5DBF" w:rsidRPr="00F95AB7" w:rsidRDefault="006C5DBF" w:rsidP="00C958E6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155ECE" wp14:editId="27E2D5FC">
            <wp:extent cx="5095875" cy="10134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1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6"/>
                    <a:stretch/>
                  </pic:blipFill>
                  <pic:spPr bwMode="auto">
                    <a:xfrm>
                      <a:off x="0" y="0"/>
                      <a:ext cx="5095875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5709B" w14:textId="77777777" w:rsidR="006679A5" w:rsidRDefault="006679A5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188DD9BB" w14:textId="77777777" w:rsidR="006679A5" w:rsidRPr="006679A5" w:rsidRDefault="006679A5" w:rsidP="006679A5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53" w:name="_Toc494900144"/>
      <w:r w:rsidRPr="006679A5">
        <w:rPr>
          <w:rFonts w:ascii="Times New Roman" w:hAnsi="Times New Roman" w:cs="Times New Roman"/>
          <w:sz w:val="28"/>
          <w:szCs w:val="28"/>
        </w:rPr>
        <w:t>Работа с профилированием</w:t>
      </w:r>
      <w:bookmarkEnd w:id="153"/>
    </w:p>
    <w:p w14:paraId="14E6924F" w14:textId="77777777" w:rsidR="006679A5" w:rsidRDefault="006679A5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C879D17" w14:textId="77777777" w:rsidR="00EA4743" w:rsidRDefault="006679A5" w:rsidP="006679A5">
      <w:pPr>
        <w:spacing w:after="160" w:line="360" w:lineRule="auto"/>
        <w:ind w:firstLine="576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Профилирование представляет собой процесс </w:t>
      </w:r>
      <w:r w:rsidRPr="006679A5">
        <w:rPr>
          <w:rFonts w:ascii="Times New Roman" w:hAnsi="Times New Roman" w:cs="Times New Roman"/>
          <w:sz w:val="28"/>
          <w:szCs w:val="28"/>
        </w:rPr>
        <w:t>сбор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679A5">
        <w:rPr>
          <w:rFonts w:ascii="Times New Roman" w:hAnsi="Times New Roman" w:cs="Times New Roman"/>
          <w:sz w:val="28"/>
          <w:szCs w:val="28"/>
        </w:rPr>
        <w:t xml:space="preserve"> характеристик работы программы, таких как время выполнения отдельных фрагментов</w:t>
      </w:r>
      <w:r>
        <w:rPr>
          <w:rFonts w:ascii="Times New Roman" w:hAnsi="Times New Roman" w:cs="Times New Roman"/>
          <w:sz w:val="28"/>
          <w:szCs w:val="28"/>
        </w:rPr>
        <w:t>. В данном случае отражается информация по медленным запросам к базе данных системы:</w:t>
      </w:r>
    </w:p>
    <w:p w14:paraId="29A264A2" w14:textId="77777777" w:rsidR="006679A5" w:rsidRDefault="006679A5" w:rsidP="006679A5">
      <w:pPr>
        <w:spacing w:after="160" w:line="259" w:lineRule="auto"/>
        <w:ind w:firstLine="0"/>
        <w:jc w:val="left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437F385" wp14:editId="31862064">
            <wp:extent cx="6480175" cy="25444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5645" w14:textId="77777777" w:rsidR="006679A5" w:rsidRDefault="006679A5" w:rsidP="006679A5">
      <w:pPr>
        <w:spacing w:after="160" w:line="360" w:lineRule="auto"/>
        <w:ind w:firstLine="0"/>
        <w:jc w:val="left"/>
        <w:rPr>
          <w:rFonts w:ascii="Times New Roman" w:hAnsi="Times New Roman" w:cs="Times New Roman"/>
        </w:rPr>
      </w:pPr>
    </w:p>
    <w:p w14:paraId="2629707B" w14:textId="77777777" w:rsidR="006679A5" w:rsidRDefault="006679A5" w:rsidP="006679A5">
      <w:pPr>
        <w:spacing w:after="160"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</w:rPr>
        <w:tab/>
      </w:r>
      <w:r w:rsidRPr="006679A5">
        <w:rPr>
          <w:rFonts w:ascii="Times New Roman" w:hAnsi="Times New Roman" w:cs="Times New Roman"/>
          <w:sz w:val="28"/>
          <w:szCs w:val="28"/>
        </w:rPr>
        <w:t>Для просмотра информации по запросам необходимо «загрузить новые логи», после этого они отобразятся в таблице ниже.</w:t>
      </w:r>
    </w:p>
    <w:p w14:paraId="1ECCE93D" w14:textId="77777777" w:rsidR="006679A5" w:rsidRDefault="006679A5" w:rsidP="006679A5">
      <w:pPr>
        <w:spacing w:after="160"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Настройка профилирования запросов выполняется при переходе по кнопке «Настройка» и выбору соответствующего уровня профилирования и величины порога медленного запроса.</w:t>
      </w:r>
    </w:p>
    <w:p w14:paraId="361C98BC" w14:textId="77777777" w:rsidR="00F205A8" w:rsidRDefault="00F205A8" w:rsidP="00F205A8">
      <w:pPr>
        <w:spacing w:after="16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956576" wp14:editId="5B621E22">
            <wp:extent cx="5143500" cy="24669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3A65" w14:textId="77777777" w:rsidR="006679A5" w:rsidRDefault="006679A5" w:rsidP="006679A5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2AD604" wp14:editId="2C6150B0">
            <wp:extent cx="5153025" cy="2409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DCDB" w14:textId="77777777" w:rsidR="00F205A8" w:rsidRDefault="00F205A8" w:rsidP="00F205A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93D7ED3" w14:textId="77777777" w:rsidR="00F205A8" w:rsidRPr="00D40FA3" w:rsidRDefault="00F205A8" w:rsidP="00F205A8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54" w:name="_Toc494900145"/>
      <w:r w:rsidRPr="00D40FA3">
        <w:rPr>
          <w:rFonts w:ascii="Times New Roman" w:hAnsi="Times New Roman" w:cs="Times New Roman"/>
          <w:sz w:val="28"/>
          <w:szCs w:val="28"/>
        </w:rPr>
        <w:t>Работа с журналом изменений</w:t>
      </w:r>
      <w:bookmarkEnd w:id="154"/>
    </w:p>
    <w:p w14:paraId="27373726" w14:textId="77777777" w:rsidR="00F205A8" w:rsidRDefault="00F205A8" w:rsidP="00F205A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0C4B861F" w14:textId="77777777" w:rsidR="00F205A8" w:rsidRDefault="00F205A8" w:rsidP="00F205A8">
      <w:pPr>
        <w:spacing w:after="160" w:line="360" w:lineRule="auto"/>
        <w:ind w:firstLine="578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Изменения в журнал записываются в соответствии с редактированием компонентов системы. Для просмотра изменений достаточно заполнить поля журнала и выполнить действие «Фильтровать», после чего в таблице отобразятся результаты фильтра в соответствии с заполненными значениями.</w:t>
      </w:r>
    </w:p>
    <w:p w14:paraId="48651A85" w14:textId="77777777" w:rsidR="00F205A8" w:rsidRDefault="00F205A8" w:rsidP="00F205A8">
      <w:pPr>
        <w:spacing w:after="160" w:line="360" w:lineRule="auto"/>
        <w:ind w:firstLine="578"/>
        <w:jc w:val="left"/>
        <w:rPr>
          <w:rFonts w:ascii="Times New Roman" w:hAnsi="Times New Roman" w:cs="Times New Roman"/>
          <w:sz w:val="28"/>
          <w:szCs w:val="28"/>
        </w:rPr>
      </w:pPr>
    </w:p>
    <w:p w14:paraId="69B73030" w14:textId="77777777" w:rsidR="00F205A8" w:rsidRDefault="00F205A8" w:rsidP="006679A5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6145BB" wp14:editId="2ABCEFF3">
            <wp:extent cx="6480175" cy="37858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9368" w14:textId="77777777" w:rsidR="00F205A8" w:rsidRDefault="00F205A8" w:rsidP="00F205A8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7DE3BAD2" w14:textId="77777777" w:rsidR="00F205A8" w:rsidRDefault="00F205A8" w:rsidP="00D40FA3">
      <w:pPr>
        <w:spacing w:after="160" w:line="360" w:lineRule="auto"/>
        <w:ind w:firstLine="36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Обозначение полей фильтра:</w:t>
      </w:r>
    </w:p>
    <w:p w14:paraId="2482F36A" w14:textId="77777777" w:rsidR="00F205A8" w:rsidRPr="00F205A8" w:rsidRDefault="00F205A8" w:rsidP="00D40FA3">
      <w:pPr>
        <w:pStyle w:val="ab"/>
        <w:numPr>
          <w:ilvl w:val="0"/>
          <w:numId w:val="13"/>
        </w:num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205A8">
        <w:rPr>
          <w:rFonts w:ascii="Times New Roman" w:hAnsi="Times New Roman" w:cs="Times New Roman"/>
          <w:sz w:val="28"/>
          <w:szCs w:val="28"/>
        </w:rPr>
        <w:t>Период – при выборе поля «Период» отобразится календарь для выбора начала и окончания периода, в рамках которого просматриваются изменения над объектами.</w:t>
      </w:r>
    </w:p>
    <w:p w14:paraId="4EC0FD5A" w14:textId="77777777" w:rsidR="00F205A8" w:rsidRDefault="00F205A8" w:rsidP="00F205A8">
      <w:pPr>
        <w:spacing w:after="160" w:line="259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4E0F07" wp14:editId="26A3398A">
            <wp:extent cx="5724525" cy="31051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4959" w14:textId="77777777" w:rsidR="00F205A8" w:rsidRDefault="00F205A8" w:rsidP="00D40FA3">
      <w:pPr>
        <w:pStyle w:val="ab"/>
        <w:numPr>
          <w:ilvl w:val="0"/>
          <w:numId w:val="13"/>
        </w:numPr>
        <w:spacing w:after="160" w:line="360" w:lineRule="auto"/>
        <w:ind w:left="714" w:hanging="35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– выбор пользователя, которым были выполнены интересующие изменения.</w:t>
      </w:r>
    </w:p>
    <w:p w14:paraId="713ECB7F" w14:textId="77777777" w:rsidR="00F205A8" w:rsidRDefault="00F205A8" w:rsidP="00F205A8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E32D3C" wp14:editId="4C4B4949">
            <wp:extent cx="6480175" cy="136398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C41F" w14:textId="77777777" w:rsidR="00F205A8" w:rsidRDefault="00F205A8" w:rsidP="00D40FA3">
      <w:pPr>
        <w:pStyle w:val="ab"/>
        <w:numPr>
          <w:ilvl w:val="0"/>
          <w:numId w:val="13"/>
        </w:numPr>
        <w:spacing w:after="160" w:line="360" w:lineRule="auto"/>
        <w:ind w:left="714" w:hanging="357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Действие – выбор действия, совершаемого в рамках просматриваемых изменений.</w:t>
      </w:r>
    </w:p>
    <w:p w14:paraId="719D8BD6" w14:textId="77777777" w:rsidR="00F205A8" w:rsidRDefault="00F205A8" w:rsidP="00F205A8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476456" wp14:editId="70E129E1">
            <wp:extent cx="6480175" cy="12433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81E2" w14:textId="04033ECA" w:rsidR="00F205A8" w:rsidRPr="00D40FA3" w:rsidRDefault="00F205A8" w:rsidP="00D40FA3">
      <w:pPr>
        <w:pStyle w:val="ab"/>
        <w:numPr>
          <w:ilvl w:val="0"/>
          <w:numId w:val="13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D40FA3">
        <w:rPr>
          <w:rFonts w:ascii="Times New Roman" w:hAnsi="Times New Roman" w:cs="Times New Roman"/>
          <w:sz w:val="28"/>
          <w:szCs w:val="28"/>
        </w:rPr>
        <w:t xml:space="preserve">Класс – наименование класса, </w:t>
      </w:r>
      <w:r w:rsidR="00D40FA3" w:rsidRPr="00D40FA3">
        <w:rPr>
          <w:rFonts w:ascii="Times New Roman" w:hAnsi="Times New Roman" w:cs="Times New Roman"/>
          <w:sz w:val="28"/>
          <w:szCs w:val="28"/>
        </w:rPr>
        <w:t>в рамках которого были выполнены изменения</w:t>
      </w:r>
      <w:ins w:id="155" w:author="jenev" w:date="2018-12-07T18:32:00Z">
        <w:r w:rsidR="004F113D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62259FBA" w14:textId="77777777" w:rsidR="00F205A8" w:rsidRDefault="00F205A8" w:rsidP="00F205A8">
      <w:pPr>
        <w:spacing w:after="160" w:line="259" w:lineRule="auto"/>
        <w:ind w:left="36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1099A6" wp14:editId="5CE320FD">
            <wp:extent cx="6480175" cy="25317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A099" w14:textId="77777777" w:rsidR="00D40FA3" w:rsidRDefault="00D40FA3" w:rsidP="00D40FA3">
      <w:pPr>
        <w:pStyle w:val="ab"/>
        <w:numPr>
          <w:ilvl w:val="0"/>
          <w:numId w:val="13"/>
        </w:numPr>
        <w:spacing w:after="160" w:line="360" w:lineRule="auto"/>
        <w:ind w:left="714" w:hanging="357"/>
        <w:jc w:val="left"/>
        <w:rPr>
          <w:rFonts w:ascii="Times New Roman" w:hAnsi="Times New Roman" w:cs="Times New Roman"/>
          <w:sz w:val="28"/>
          <w:szCs w:val="28"/>
        </w:rPr>
      </w:pPr>
      <w:r w:rsidRPr="00D40FA3">
        <w:rPr>
          <w:rFonts w:ascii="Times New Roman" w:hAnsi="Times New Roman" w:cs="Times New Roman"/>
          <w:sz w:val="28"/>
          <w:szCs w:val="28"/>
        </w:rPr>
        <w:t>Объект – выбор объекта, над которым были выполнены указанные выше действия.</w:t>
      </w:r>
    </w:p>
    <w:p w14:paraId="00B6FB5B" w14:textId="77777777" w:rsidR="00D40FA3" w:rsidRPr="00763DD9" w:rsidRDefault="00763DD9" w:rsidP="00763DD9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56" w:name="_Toc494900146"/>
      <w:r w:rsidRPr="00763DD9">
        <w:rPr>
          <w:rFonts w:ascii="Times New Roman" w:hAnsi="Times New Roman" w:cs="Times New Roman"/>
          <w:sz w:val="28"/>
          <w:szCs w:val="28"/>
        </w:rPr>
        <w:t>Работа с резервированием</w:t>
      </w:r>
      <w:bookmarkEnd w:id="156"/>
    </w:p>
    <w:p w14:paraId="06D58982" w14:textId="77777777" w:rsidR="00763DD9" w:rsidRPr="00763DD9" w:rsidRDefault="00763DD9" w:rsidP="00763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090397" w14:textId="77777777" w:rsidR="00763DD9" w:rsidRDefault="00763DD9" w:rsidP="00763DD9">
      <w:p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Резервирование данных системы представляет собой процесс создания копии объектов системы с целью обеспечения целостности данных при сбоях в работе системы, в рамках которых может произойти потеря оригинального состава данных.</w:t>
      </w:r>
    </w:p>
    <w:p w14:paraId="79DB8225" w14:textId="676D77F8" w:rsidR="00763DD9" w:rsidRDefault="00763DD9" w:rsidP="00763DD9">
      <w:p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резервной копии данных необходимо перейти на вкладку «Резервирование» и выбрать действие «Создать»</w:t>
      </w:r>
      <w:ins w:id="157" w:author="jenev" w:date="2018-12-07T18:32:00Z">
        <w:r w:rsidR="004F113D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751CB621" w14:textId="77777777" w:rsidR="00763DD9" w:rsidRDefault="00B56CB0" w:rsidP="00763DD9">
      <w:pPr>
        <w:spacing w:after="16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755FC8" wp14:editId="01E83548">
            <wp:extent cx="6480175" cy="21558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1762" w14:textId="541BFB7D" w:rsidR="00763DD9" w:rsidRDefault="00763DD9" w:rsidP="00763DD9">
      <w:pPr>
        <w:spacing w:after="160"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откроется окно выбора параметров создаваемой копии данных системы</w:t>
      </w:r>
      <w:ins w:id="158" w:author="jenev" w:date="2018-12-07T18:32:00Z">
        <w:r w:rsidR="004F113D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0B81ED23" w14:textId="77777777" w:rsidR="00763DD9" w:rsidRDefault="00B56CB0" w:rsidP="00B56CB0">
      <w:pPr>
        <w:spacing w:after="16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50B26B" wp14:editId="66D9939B">
            <wp:extent cx="5162550" cy="35909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05B9" w14:textId="77777777" w:rsidR="00B56CB0" w:rsidRDefault="00B56CB0" w:rsidP="00B56CB0">
      <w:pPr>
        <w:spacing w:after="160"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1AF51E9" w14:textId="77777777" w:rsidR="00763DD9" w:rsidRDefault="00763DD9" w:rsidP="00B56CB0">
      <w:pPr>
        <w:spacing w:after="160" w:line="360" w:lineRule="auto"/>
        <w:ind w:firstLine="708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параметров создания резервной копии системы:</w:t>
      </w:r>
    </w:p>
    <w:p w14:paraId="1DE65155" w14:textId="77777777" w:rsidR="00763DD9" w:rsidRPr="00B56CB0" w:rsidRDefault="00B56CB0" w:rsidP="00B56CB0">
      <w:pPr>
        <w:pStyle w:val="ab"/>
        <w:numPr>
          <w:ilvl w:val="0"/>
          <w:numId w:val="13"/>
        </w:num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B56CB0">
        <w:rPr>
          <w:rFonts w:ascii="Times New Roman" w:hAnsi="Times New Roman" w:cs="Times New Roman"/>
          <w:sz w:val="28"/>
          <w:szCs w:val="28"/>
        </w:rPr>
        <w:t>Приложение – выбор наименования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CADCC2" w14:textId="77777777" w:rsidR="00B56CB0" w:rsidRPr="00B56CB0" w:rsidRDefault="00B56CB0" w:rsidP="00B56CB0">
      <w:pPr>
        <w:pStyle w:val="ab"/>
        <w:numPr>
          <w:ilvl w:val="0"/>
          <w:numId w:val="13"/>
        </w:num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B56CB0">
        <w:rPr>
          <w:rFonts w:ascii="Times New Roman" w:hAnsi="Times New Roman" w:cs="Times New Roman"/>
          <w:sz w:val="28"/>
          <w:szCs w:val="28"/>
        </w:rPr>
        <w:t>Название архива – возможность изменить сетевое наименование архива на более читабельное и понятное.</w:t>
      </w:r>
    </w:p>
    <w:p w14:paraId="2C83BEC4" w14:textId="77777777" w:rsidR="00B56CB0" w:rsidRPr="00B56CB0" w:rsidRDefault="00B56CB0" w:rsidP="00B56CB0">
      <w:pPr>
        <w:pStyle w:val="ab"/>
        <w:numPr>
          <w:ilvl w:val="0"/>
          <w:numId w:val="13"/>
        </w:num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B56CB0">
        <w:rPr>
          <w:rFonts w:ascii="Times New Roman" w:hAnsi="Times New Roman" w:cs="Times New Roman"/>
          <w:sz w:val="28"/>
          <w:szCs w:val="28"/>
        </w:rPr>
        <w:t>Версия меты – номер версии меты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3A3932" w14:textId="77777777" w:rsidR="00B56CB0" w:rsidRPr="00B56CB0" w:rsidRDefault="00B56CB0" w:rsidP="00B56CB0">
      <w:pPr>
        <w:pStyle w:val="ab"/>
        <w:numPr>
          <w:ilvl w:val="0"/>
          <w:numId w:val="13"/>
        </w:num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B56CB0">
        <w:rPr>
          <w:rFonts w:ascii="Times New Roman" w:hAnsi="Times New Roman" w:cs="Times New Roman"/>
          <w:sz w:val="28"/>
          <w:szCs w:val="28"/>
        </w:rPr>
        <w:t>Файловая директория – выбор пути для сохранения объектов резервирования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B124C2" w14:textId="77777777" w:rsidR="00B56CB0" w:rsidRPr="00B56CB0" w:rsidRDefault="00B56CB0" w:rsidP="00B56CB0">
      <w:pPr>
        <w:pStyle w:val="ab"/>
        <w:numPr>
          <w:ilvl w:val="0"/>
          <w:numId w:val="13"/>
        </w:numPr>
        <w:spacing w:after="16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B56CB0">
        <w:rPr>
          <w:rFonts w:ascii="Times New Roman" w:hAnsi="Times New Roman" w:cs="Times New Roman"/>
          <w:sz w:val="28"/>
          <w:szCs w:val="28"/>
        </w:rPr>
        <w:lastRenderedPageBreak/>
        <w:t>Экспорт объектов класса – выбор необходимости выполнять копию объектов класса системы. Объекты класса – данные, хранящиеся в системе, описывающие назначение системы в целом.</w:t>
      </w:r>
    </w:p>
    <w:p w14:paraId="0E1D94E6" w14:textId="77777777" w:rsidR="006679A5" w:rsidRDefault="006679A5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E60390" w14:textId="77777777" w:rsidR="00F205A8" w:rsidRPr="00F205A8" w:rsidRDefault="00F205A8" w:rsidP="00F205A8">
      <w:pPr>
        <w:pStyle w:val="1"/>
        <w:tabs>
          <w:tab w:val="num" w:pos="540"/>
        </w:tabs>
        <w:spacing w:line="360" w:lineRule="auto"/>
        <w:rPr>
          <w:rFonts w:ascii="Times New Roman" w:hAnsi="Times New Roman" w:cs="Times New Roman"/>
        </w:rPr>
      </w:pPr>
      <w:bookmarkStart w:id="159" w:name="_Toc494900147"/>
      <w:r w:rsidRPr="00F205A8">
        <w:rPr>
          <w:rFonts w:ascii="Times New Roman" w:hAnsi="Times New Roman" w:cs="Times New Roman"/>
        </w:rPr>
        <w:lastRenderedPageBreak/>
        <w:t>Система заявок и сборки тестового контура</w:t>
      </w:r>
      <w:bookmarkEnd w:id="159"/>
    </w:p>
    <w:p w14:paraId="56237424" w14:textId="77777777" w:rsidR="00C958E6" w:rsidRPr="00C958E6" w:rsidRDefault="00C958E6" w:rsidP="00C958E6">
      <w:pPr>
        <w:rPr>
          <w:rFonts w:ascii="Times New Roman" w:hAnsi="Times New Roman" w:cs="Times New Roman"/>
          <w:sz w:val="28"/>
          <w:szCs w:val="28"/>
        </w:rPr>
      </w:pPr>
    </w:p>
    <w:p w14:paraId="292B7833" w14:textId="77777777" w:rsidR="00EA4743" w:rsidRPr="00F95AB7" w:rsidRDefault="00EA4743" w:rsidP="006C2A4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Для работы с заявками </w:t>
      </w:r>
      <w:r w:rsidR="009203D9">
        <w:rPr>
          <w:rFonts w:ascii="Times New Roman" w:hAnsi="Times New Roman" w:cs="Times New Roman"/>
          <w:sz w:val="28"/>
          <w:szCs w:val="28"/>
        </w:rPr>
        <w:t xml:space="preserve">в поддержке </w:t>
      </w:r>
      <w:r w:rsidRPr="00F95AB7">
        <w:rPr>
          <w:rFonts w:ascii="Times New Roman" w:hAnsi="Times New Roman" w:cs="Times New Roman"/>
          <w:sz w:val="28"/>
          <w:szCs w:val="28"/>
        </w:rPr>
        <w:t xml:space="preserve">используется система управления репозиториями кода 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GitLab</w:t>
      </w:r>
      <w:r w:rsidRPr="00F95AB7">
        <w:rPr>
          <w:rFonts w:ascii="Times New Roman" w:hAnsi="Times New Roman" w:cs="Times New Roman"/>
          <w:sz w:val="28"/>
          <w:szCs w:val="28"/>
        </w:rPr>
        <w:t xml:space="preserve">, </w:t>
      </w:r>
      <w:r w:rsidR="001D03D9" w:rsidRPr="00F95AB7">
        <w:rPr>
          <w:rFonts w:ascii="Times New Roman" w:hAnsi="Times New Roman" w:cs="Times New Roman"/>
          <w:sz w:val="28"/>
          <w:szCs w:val="28"/>
        </w:rPr>
        <w:t>к</w:t>
      </w:r>
      <w:r w:rsidRPr="00F95AB7">
        <w:rPr>
          <w:rFonts w:ascii="Times New Roman" w:hAnsi="Times New Roman" w:cs="Times New Roman"/>
          <w:sz w:val="28"/>
          <w:szCs w:val="28"/>
        </w:rPr>
        <w:t xml:space="preserve"> которой подключен модуль непрерывной интеграции.</w:t>
      </w:r>
    </w:p>
    <w:p w14:paraId="03AEFE52" w14:textId="77777777" w:rsidR="00EA4743" w:rsidRPr="00F95AB7" w:rsidRDefault="00EA4743" w:rsidP="006C2A4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Ключевые возможности GitLab:</w:t>
      </w:r>
    </w:p>
    <w:p w14:paraId="6B5F2F55" w14:textId="77777777" w:rsidR="00EA4743" w:rsidRPr="00F95AB7" w:rsidRDefault="00EA4743" w:rsidP="00C958E6">
      <w:pPr>
        <w:pStyle w:val="ab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Организация публичных и приватных репозиториев.</w:t>
      </w:r>
    </w:p>
    <w:p w14:paraId="3DA7BBC7" w14:textId="77777777" w:rsidR="00EA4743" w:rsidRPr="00F95AB7" w:rsidRDefault="00EA4743" w:rsidP="00C958E6">
      <w:pPr>
        <w:pStyle w:val="ab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Управление правами, группами.</w:t>
      </w:r>
    </w:p>
    <w:p w14:paraId="66DB8A59" w14:textId="77777777" w:rsidR="00EA4743" w:rsidRPr="00F95AB7" w:rsidRDefault="00EA4743" w:rsidP="00C958E6">
      <w:pPr>
        <w:pStyle w:val="ab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Импорт проектов, в том числе с GitHub.</w:t>
      </w:r>
    </w:p>
    <w:p w14:paraId="0F5755FF" w14:textId="77777777" w:rsidR="00EA4743" w:rsidRPr="00F95AB7" w:rsidRDefault="00EA4743" w:rsidP="00C958E6">
      <w:pPr>
        <w:pStyle w:val="ab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Вики.</w:t>
      </w:r>
    </w:p>
    <w:p w14:paraId="248ACD10" w14:textId="77777777" w:rsidR="00EA4743" w:rsidRPr="00F95AB7" w:rsidRDefault="00EA4743" w:rsidP="00C958E6">
      <w:pPr>
        <w:pStyle w:val="ab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API.</w:t>
      </w:r>
    </w:p>
    <w:p w14:paraId="7BE9A5D7" w14:textId="77777777" w:rsidR="00EA4743" w:rsidRPr="00F95AB7" w:rsidRDefault="00EA4743" w:rsidP="00C958E6">
      <w:pPr>
        <w:pStyle w:val="ab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Доска идей и задач.</w:t>
      </w:r>
    </w:p>
    <w:p w14:paraId="4D8C30CD" w14:textId="77777777" w:rsidR="00EA4743" w:rsidRPr="00F95AB7" w:rsidRDefault="00EA4743" w:rsidP="00C958E6">
      <w:pPr>
        <w:pStyle w:val="ab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Лейблы, вехи, шаблоны, поиск.</w:t>
      </w:r>
    </w:p>
    <w:p w14:paraId="16390084" w14:textId="77777777" w:rsidR="00EA4743" w:rsidRPr="00F95AB7" w:rsidRDefault="00EA4743" w:rsidP="00C958E6">
      <w:pPr>
        <w:pStyle w:val="ab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Комментирование, объединение.</w:t>
      </w:r>
    </w:p>
    <w:p w14:paraId="23D58BD7" w14:textId="77777777" w:rsidR="00EA4743" w:rsidRPr="00F95AB7" w:rsidRDefault="00EA4743" w:rsidP="00C958E6">
      <w:pPr>
        <w:pStyle w:val="ab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Отслеживание изменений и прогресса.</w:t>
      </w:r>
    </w:p>
    <w:p w14:paraId="5262804F" w14:textId="77777777" w:rsidR="00EA4743" w:rsidRPr="00F95AB7" w:rsidRDefault="00EA4743" w:rsidP="00C958E6">
      <w:pPr>
        <w:pStyle w:val="ab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Отслеживание времени.</w:t>
      </w:r>
    </w:p>
    <w:p w14:paraId="27E1424C" w14:textId="77777777" w:rsidR="00EA4743" w:rsidRPr="00F95AB7" w:rsidRDefault="00EA4743" w:rsidP="00C958E6">
      <w:pPr>
        <w:pStyle w:val="ab"/>
        <w:numPr>
          <w:ilvl w:val="0"/>
          <w:numId w:val="11"/>
        </w:numPr>
        <w:spacing w:line="360" w:lineRule="auto"/>
        <w:ind w:left="1134" w:hanging="425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Встроенная система непрерывной интеграции</w:t>
      </w:r>
    </w:p>
    <w:p w14:paraId="07B93128" w14:textId="77777777" w:rsidR="00EA4743" w:rsidRDefault="006C2A46" w:rsidP="006C2A4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Система поддерживается на ресурсах </w:t>
      </w:r>
      <w:r w:rsidR="009203D9">
        <w:rPr>
          <w:rFonts w:ascii="Times New Roman" w:hAnsi="Times New Roman" w:cs="Times New Roman"/>
          <w:sz w:val="28"/>
          <w:szCs w:val="28"/>
        </w:rPr>
        <w:t>компании Исполнителя</w:t>
      </w:r>
      <w:r w:rsidRPr="00F95AB7">
        <w:rPr>
          <w:rFonts w:ascii="Times New Roman" w:hAnsi="Times New Roman" w:cs="Times New Roman"/>
          <w:sz w:val="28"/>
          <w:szCs w:val="28"/>
        </w:rPr>
        <w:t xml:space="preserve">, или может быть развернута у </w:t>
      </w:r>
      <w:r w:rsidR="009203D9">
        <w:rPr>
          <w:rFonts w:ascii="Times New Roman" w:hAnsi="Times New Roman" w:cs="Times New Roman"/>
          <w:sz w:val="28"/>
          <w:szCs w:val="28"/>
        </w:rPr>
        <w:t>Заказчика</w:t>
      </w:r>
      <w:r w:rsidRPr="00F95AB7">
        <w:rPr>
          <w:rFonts w:ascii="Times New Roman" w:hAnsi="Times New Roman" w:cs="Times New Roman"/>
          <w:sz w:val="28"/>
          <w:szCs w:val="28"/>
        </w:rPr>
        <w:t>.</w:t>
      </w:r>
    </w:p>
    <w:p w14:paraId="669F934F" w14:textId="77777777" w:rsidR="00C958E6" w:rsidRPr="00F95AB7" w:rsidRDefault="00C958E6" w:rsidP="006C2A4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12E33E5B" w14:textId="1DF31EFE" w:rsidR="00EA4743" w:rsidRDefault="00EA4743" w:rsidP="006C2A46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60" w:name="_Toc494900148"/>
      <w:r w:rsidRPr="00F95AB7">
        <w:rPr>
          <w:rFonts w:ascii="Times New Roman" w:hAnsi="Times New Roman" w:cs="Times New Roman"/>
          <w:sz w:val="28"/>
          <w:szCs w:val="28"/>
        </w:rPr>
        <w:t xml:space="preserve">Запуск через </w:t>
      </w:r>
      <w:r w:rsidR="009A7986" w:rsidRPr="00F95AB7">
        <w:rPr>
          <w:rFonts w:ascii="Times New Roman" w:hAnsi="Times New Roman" w:cs="Times New Roman"/>
          <w:sz w:val="28"/>
          <w:szCs w:val="28"/>
        </w:rPr>
        <w:t>тестов</w:t>
      </w:r>
      <w:ins w:id="161" w:author="jenev" w:date="2018-12-07T18:34:00Z">
        <w:r w:rsidR="00313EE3">
          <w:rPr>
            <w:rFonts w:ascii="Times New Roman" w:hAnsi="Times New Roman" w:cs="Times New Roman"/>
            <w:sz w:val="28"/>
            <w:szCs w:val="28"/>
          </w:rPr>
          <w:t>ую</w:t>
        </w:r>
      </w:ins>
      <w:del w:id="162" w:author="jenev" w:date="2018-12-07T18:34:00Z">
        <w:r w:rsidR="009A7986" w:rsidRPr="00F95AB7" w:rsidDel="00313EE3">
          <w:rPr>
            <w:rFonts w:ascii="Times New Roman" w:hAnsi="Times New Roman" w:cs="Times New Roman"/>
            <w:sz w:val="28"/>
            <w:szCs w:val="28"/>
          </w:rPr>
          <w:delText>ой</w:delText>
        </w:r>
      </w:del>
      <w:r w:rsidR="009A7986" w:rsidRPr="00F95AB7">
        <w:rPr>
          <w:rFonts w:ascii="Times New Roman" w:hAnsi="Times New Roman" w:cs="Times New Roman"/>
          <w:sz w:val="28"/>
          <w:szCs w:val="28"/>
        </w:rPr>
        <w:t xml:space="preserve"> сред</w:t>
      </w:r>
      <w:ins w:id="163" w:author="jenev" w:date="2018-12-07T18:35:00Z">
        <w:r w:rsidR="00313EE3">
          <w:rPr>
            <w:rFonts w:ascii="Times New Roman" w:hAnsi="Times New Roman" w:cs="Times New Roman"/>
            <w:sz w:val="28"/>
            <w:szCs w:val="28"/>
          </w:rPr>
          <w:t>у</w:t>
        </w:r>
      </w:ins>
      <w:del w:id="164" w:author="jenev" w:date="2018-12-07T18:35:00Z">
        <w:r w:rsidR="009A7986" w:rsidRPr="00F95AB7" w:rsidDel="00313EE3">
          <w:rPr>
            <w:rFonts w:ascii="Times New Roman" w:hAnsi="Times New Roman" w:cs="Times New Roman"/>
            <w:sz w:val="28"/>
            <w:szCs w:val="28"/>
          </w:rPr>
          <w:delText>ы</w:delText>
        </w:r>
      </w:del>
      <w:r w:rsidR="009A7986" w:rsidRPr="00F95AB7">
        <w:rPr>
          <w:rFonts w:ascii="Times New Roman" w:hAnsi="Times New Roman" w:cs="Times New Roman"/>
          <w:sz w:val="28"/>
          <w:szCs w:val="28"/>
        </w:rPr>
        <w:t xml:space="preserve">, через </w:t>
      </w:r>
      <w:r w:rsidRPr="00F95AB7">
        <w:rPr>
          <w:rFonts w:ascii="Times New Roman" w:hAnsi="Times New Roman" w:cs="Times New Roman"/>
          <w:sz w:val="28"/>
          <w:szCs w:val="28"/>
        </w:rPr>
        <w:t>систем</w:t>
      </w:r>
      <w:r w:rsidR="009A7986" w:rsidRPr="00F95AB7">
        <w:rPr>
          <w:rFonts w:ascii="Times New Roman" w:hAnsi="Times New Roman" w:cs="Times New Roman"/>
          <w:sz w:val="28"/>
          <w:szCs w:val="28"/>
        </w:rPr>
        <w:t>у</w:t>
      </w:r>
      <w:r w:rsidRPr="00F95AB7">
        <w:rPr>
          <w:rFonts w:ascii="Times New Roman" w:hAnsi="Times New Roman" w:cs="Times New Roman"/>
          <w:sz w:val="28"/>
          <w:szCs w:val="28"/>
        </w:rPr>
        <w:t xml:space="preserve"> непрерывной интеграции gitlab</w:t>
      </w:r>
      <w:bookmarkEnd w:id="160"/>
      <w:r w:rsidRPr="00F95A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DBD7D1" w14:textId="77777777" w:rsidR="00C958E6" w:rsidRPr="00C958E6" w:rsidRDefault="00C958E6" w:rsidP="00C958E6">
      <w:pPr>
        <w:rPr>
          <w:rFonts w:ascii="Times New Roman" w:hAnsi="Times New Roman" w:cs="Times New Roman"/>
          <w:sz w:val="28"/>
          <w:szCs w:val="28"/>
        </w:rPr>
      </w:pPr>
    </w:p>
    <w:p w14:paraId="36F32D97" w14:textId="77777777" w:rsidR="00EA4743" w:rsidRPr="00F95AB7" w:rsidRDefault="00EA4743" w:rsidP="006C2A4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Доступ к репозиторию gitlab возможен по </w:t>
      </w:r>
      <w:r w:rsidR="00A832B8" w:rsidRPr="00F95AB7">
        <w:rPr>
          <w:rFonts w:ascii="Times New Roman" w:hAnsi="Times New Roman" w:cs="Times New Roman"/>
          <w:sz w:val="28"/>
          <w:szCs w:val="28"/>
        </w:rPr>
        <w:t xml:space="preserve">адресу </w:t>
      </w:r>
      <w:r w:rsidR="00A832B8" w:rsidRPr="00F95AB7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A832B8" w:rsidRPr="00F95AB7">
        <w:rPr>
          <w:rFonts w:ascii="Times New Roman" w:hAnsi="Times New Roman" w:cs="Times New Roman"/>
          <w:sz w:val="28"/>
          <w:szCs w:val="28"/>
        </w:rPr>
        <w:t>://</w:t>
      </w:r>
      <w:r w:rsidR="00A832B8" w:rsidRPr="00F95AB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A832B8" w:rsidRPr="00F95AB7">
        <w:rPr>
          <w:rFonts w:ascii="Times New Roman" w:hAnsi="Times New Roman" w:cs="Times New Roman"/>
          <w:sz w:val="28"/>
          <w:szCs w:val="28"/>
        </w:rPr>
        <w:t>.</w:t>
      </w:r>
      <w:r w:rsidR="00A832B8" w:rsidRPr="00F95AB7">
        <w:rPr>
          <w:rFonts w:ascii="Times New Roman" w:hAnsi="Times New Roman" w:cs="Times New Roman"/>
          <w:sz w:val="28"/>
          <w:szCs w:val="28"/>
          <w:lang w:val="en-US"/>
        </w:rPr>
        <w:t>iondv</w:t>
      </w:r>
      <w:r w:rsidR="00A832B8" w:rsidRPr="00F95AB7">
        <w:rPr>
          <w:rFonts w:ascii="Times New Roman" w:hAnsi="Times New Roman" w:cs="Times New Roman"/>
          <w:sz w:val="28"/>
          <w:szCs w:val="28"/>
        </w:rPr>
        <w:t>.</w:t>
      </w:r>
      <w:r w:rsidR="00A832B8" w:rsidRPr="00F95AB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95AB7">
        <w:rPr>
          <w:rFonts w:ascii="Times New Roman" w:hAnsi="Times New Roman" w:cs="Times New Roman"/>
          <w:sz w:val="28"/>
          <w:szCs w:val="28"/>
        </w:rPr>
        <w:t>. Репозитории содержат две главные ветки в хранилище (origin) с бесконечным жизненным циклом:</w:t>
      </w:r>
    </w:p>
    <w:p w14:paraId="2A28CA55" w14:textId="77777777" w:rsidR="00EA4743" w:rsidRPr="00F95AB7" w:rsidRDefault="00EA4743" w:rsidP="00EA2437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master</w:t>
      </w:r>
    </w:p>
    <w:p w14:paraId="79E6D580" w14:textId="77777777" w:rsidR="00EA4743" w:rsidRPr="00F95AB7" w:rsidRDefault="00EA4743" w:rsidP="00EA2437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develop</w:t>
      </w:r>
    </w:p>
    <w:p w14:paraId="2799794D" w14:textId="77777777" w:rsidR="00EA4743" w:rsidRPr="00F95AB7" w:rsidRDefault="00EA4743" w:rsidP="00A832B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Ветвь origin/master является главной ветки, HEAD в которой, всегда указывает на production ready состояние.</w:t>
      </w:r>
    </w:p>
    <w:p w14:paraId="45CF44BB" w14:textId="77777777" w:rsidR="00EA4743" w:rsidRPr="00F95AB7" w:rsidRDefault="00EA4743" w:rsidP="00A832B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Ветвь origin/develop рассматривается как главная ветка, в которой HEAD отражает состояние исходного кода, на момент последних изменений, </w:t>
      </w:r>
      <w:r w:rsidRPr="00F95AB7">
        <w:rPr>
          <w:rFonts w:ascii="Times New Roman" w:hAnsi="Times New Roman" w:cs="Times New Roman"/>
          <w:sz w:val="28"/>
          <w:szCs w:val="28"/>
        </w:rPr>
        <w:lastRenderedPageBreak/>
        <w:t>подготовленных к следующему релизу – в рамках модели тестирования</w:t>
      </w:r>
      <w:del w:id="165" w:author="jenev" w:date="2018-12-07T18:35:00Z">
        <w:r w:rsidRPr="00F95AB7" w:rsidDel="00313EE3">
          <w:rPr>
            <w:rFonts w:ascii="Times New Roman" w:hAnsi="Times New Roman" w:cs="Times New Roman"/>
            <w:sz w:val="28"/>
            <w:szCs w:val="28"/>
          </w:rPr>
          <w:delText>,</w:delText>
        </w:r>
      </w:del>
      <w:r w:rsidRPr="00F95AB7">
        <w:rPr>
          <w:rFonts w:ascii="Times New Roman" w:hAnsi="Times New Roman" w:cs="Times New Roman"/>
          <w:sz w:val="28"/>
          <w:szCs w:val="28"/>
        </w:rPr>
        <w:t xml:space="preserve"> предполагается, что на этой ветке запускается проверка тестовой среды. </w:t>
      </w:r>
    </w:p>
    <w:p w14:paraId="3B8C97E5" w14:textId="77777777" w:rsidR="00EA4743" w:rsidRPr="00F95AB7" w:rsidRDefault="00EA4743" w:rsidP="00A832B8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После каждого слияния веток проекта в ветки develop и master, автоматически запускается скрипт сборки</w:t>
      </w:r>
      <w:r w:rsidR="003105E4" w:rsidRPr="00F95AB7">
        <w:rPr>
          <w:rFonts w:ascii="Times New Roman" w:hAnsi="Times New Roman" w:cs="Times New Roman"/>
          <w:sz w:val="28"/>
          <w:szCs w:val="28"/>
        </w:rPr>
        <w:t xml:space="preserve"> проекта. Результаты сборки </w:t>
      </w:r>
      <w:r w:rsidRPr="00F95AB7">
        <w:rPr>
          <w:rFonts w:ascii="Times New Roman" w:hAnsi="Times New Roman" w:cs="Times New Roman"/>
          <w:sz w:val="28"/>
          <w:szCs w:val="28"/>
        </w:rPr>
        <w:t>можно увидеть в разделе «Pipelines»:</w:t>
      </w:r>
    </w:p>
    <w:p w14:paraId="1BABFD7E" w14:textId="77777777" w:rsidR="00EA4743" w:rsidRPr="00F95AB7" w:rsidRDefault="00EA4743" w:rsidP="00EA474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0288153" w14:textId="77777777" w:rsidR="00EA4743" w:rsidRDefault="00EA4743" w:rsidP="00C958E6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007EE5" wp14:editId="6210EC02">
            <wp:extent cx="6480175" cy="206184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1454"/>
                    <a:stretch/>
                  </pic:blipFill>
                  <pic:spPr bwMode="auto">
                    <a:xfrm>
                      <a:off x="0" y="0"/>
                      <a:ext cx="6480175" cy="206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6099F" w14:textId="77777777" w:rsidR="00C958E6" w:rsidRPr="00F95AB7" w:rsidRDefault="00C958E6" w:rsidP="00EA4743">
      <w:pPr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25DBE2A5" w14:textId="77777777" w:rsidR="00EA4743" w:rsidRPr="00F95AB7" w:rsidRDefault="00EA4743" w:rsidP="00EA47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В колонке Status можно увидеть результат </w:t>
      </w:r>
      <w:r w:rsidR="003105E4" w:rsidRPr="00F95AB7">
        <w:rPr>
          <w:rFonts w:ascii="Times New Roman" w:hAnsi="Times New Roman" w:cs="Times New Roman"/>
          <w:sz w:val="28"/>
          <w:szCs w:val="28"/>
        </w:rPr>
        <w:t>сборки</w:t>
      </w:r>
      <w:r w:rsidRPr="00F95AB7">
        <w:rPr>
          <w:rFonts w:ascii="Times New Roman" w:hAnsi="Times New Roman" w:cs="Times New Roman"/>
          <w:sz w:val="28"/>
          <w:szCs w:val="28"/>
        </w:rPr>
        <w:t xml:space="preserve">. Для того чтобы увидеть журналы </w:t>
      </w:r>
      <w:r w:rsidR="003105E4" w:rsidRPr="00F95AB7">
        <w:rPr>
          <w:rFonts w:ascii="Times New Roman" w:hAnsi="Times New Roman" w:cs="Times New Roman"/>
          <w:sz w:val="28"/>
          <w:szCs w:val="28"/>
        </w:rPr>
        <w:t>сборки</w:t>
      </w:r>
      <w:r w:rsidRPr="00F95AB7">
        <w:rPr>
          <w:rFonts w:ascii="Times New Roman" w:hAnsi="Times New Roman" w:cs="Times New Roman"/>
          <w:sz w:val="28"/>
          <w:szCs w:val="28"/>
        </w:rPr>
        <w:t>, нужно перейти в описание выполненной задачи кликнув по статусу</w:t>
      </w:r>
      <w:r w:rsidR="003105E4" w:rsidRPr="00F95AB7">
        <w:rPr>
          <w:rFonts w:ascii="Times New Roman" w:hAnsi="Times New Roman" w:cs="Times New Roman"/>
          <w:sz w:val="28"/>
          <w:szCs w:val="28"/>
        </w:rPr>
        <w:t xml:space="preserve"> «Deploy»</w:t>
      </w:r>
    </w:p>
    <w:p w14:paraId="7F928B29" w14:textId="77777777" w:rsidR="003105E4" w:rsidRDefault="003105E4" w:rsidP="00C958E6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3AFA3E" wp14:editId="779EFD7A">
            <wp:extent cx="4526455" cy="402431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7402" cy="40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9F14" w14:textId="77777777" w:rsidR="00C958E6" w:rsidRPr="00F95AB7" w:rsidRDefault="00C958E6" w:rsidP="00C958E6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57708D6B" w14:textId="77777777" w:rsidR="003105E4" w:rsidRPr="00F95AB7" w:rsidRDefault="003105E4" w:rsidP="00EA47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В журнале находится адрес расположения тестовой среды, на которой можно посмотреть изменения в системе. Для того чтобы посмотреть журнал, нужно нажать на статус.</w:t>
      </w:r>
    </w:p>
    <w:p w14:paraId="13EE22D5" w14:textId="77777777" w:rsidR="003105E4" w:rsidRDefault="003105E4" w:rsidP="00C958E6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6F332C" wp14:editId="2A0AF095">
            <wp:extent cx="5614988" cy="77646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23678" cy="777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FA81" w14:textId="77777777" w:rsidR="00C958E6" w:rsidRPr="00F95AB7" w:rsidRDefault="00C958E6" w:rsidP="00C958E6">
      <w:pPr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D28F862" w14:textId="77777777" w:rsidR="009A7986" w:rsidRDefault="009A7986" w:rsidP="009A7986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66" w:name="_Toc494900149"/>
      <w:r w:rsidRPr="00F95AB7">
        <w:rPr>
          <w:rFonts w:ascii="Times New Roman" w:hAnsi="Times New Roman" w:cs="Times New Roman"/>
          <w:sz w:val="28"/>
          <w:szCs w:val="28"/>
        </w:rPr>
        <w:t>Система заявок</w:t>
      </w:r>
      <w:bookmarkEnd w:id="166"/>
    </w:p>
    <w:p w14:paraId="57CDB96B" w14:textId="77777777" w:rsidR="00C958E6" w:rsidRPr="00C958E6" w:rsidRDefault="00C958E6" w:rsidP="00C958E6"/>
    <w:p w14:paraId="0A4F146B" w14:textId="77777777" w:rsidR="009A7986" w:rsidRPr="00C958E6" w:rsidRDefault="009A7986" w:rsidP="00C958E6">
      <w:pPr>
        <w:spacing w:after="160" w:line="259" w:lineRule="auto"/>
        <w:ind w:firstLine="576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lastRenderedPageBreak/>
        <w:t>Для работы с заявками, необходимо перейти в пункт «</w:t>
      </w:r>
      <w:r w:rsidRPr="00F95AB7">
        <w:rPr>
          <w:rFonts w:ascii="Times New Roman" w:hAnsi="Times New Roman" w:cs="Times New Roman"/>
          <w:sz w:val="28"/>
          <w:szCs w:val="28"/>
          <w:lang w:val="en-US"/>
        </w:rPr>
        <w:t>Issues</w:t>
      </w:r>
      <w:r w:rsidRPr="00F95AB7">
        <w:rPr>
          <w:rFonts w:ascii="Times New Roman" w:hAnsi="Times New Roman" w:cs="Times New Roman"/>
          <w:sz w:val="28"/>
          <w:szCs w:val="28"/>
        </w:rPr>
        <w:t>» проекта и далее, для удобства на доску</w:t>
      </w:r>
      <w:r w:rsidR="003469C6" w:rsidRPr="00F95AB7">
        <w:rPr>
          <w:rFonts w:ascii="Times New Roman" w:hAnsi="Times New Roman" w:cs="Times New Roman"/>
          <w:sz w:val="28"/>
          <w:szCs w:val="28"/>
        </w:rPr>
        <w:t xml:space="preserve"> «</w:t>
      </w:r>
      <w:r w:rsidR="003469C6" w:rsidRPr="00F95AB7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="003469C6" w:rsidRPr="00F95AB7">
        <w:rPr>
          <w:rFonts w:ascii="Times New Roman" w:hAnsi="Times New Roman" w:cs="Times New Roman"/>
          <w:sz w:val="28"/>
          <w:szCs w:val="28"/>
        </w:rPr>
        <w:t>»</w:t>
      </w:r>
      <w:r w:rsidRPr="00F95AB7">
        <w:rPr>
          <w:rFonts w:ascii="Times New Roman" w:hAnsi="Times New Roman" w:cs="Times New Roman"/>
          <w:sz w:val="28"/>
          <w:szCs w:val="28"/>
        </w:rPr>
        <w:t>, в которой все заявки расположены по статусам.</w:t>
      </w:r>
      <w:r w:rsidRPr="00C958E6">
        <w:rPr>
          <w:rFonts w:ascii="Times New Roman" w:hAnsi="Times New Roman" w:cs="Times New Roman"/>
          <w:sz w:val="28"/>
          <w:szCs w:val="28"/>
        </w:rPr>
        <w:br w:type="page"/>
      </w:r>
    </w:p>
    <w:p w14:paraId="16CEF87B" w14:textId="77777777" w:rsidR="00EA4743" w:rsidRPr="00F95AB7" w:rsidRDefault="00EA4743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1D1F5596" w14:textId="77777777" w:rsidR="009A7986" w:rsidRPr="00F95AB7" w:rsidRDefault="009A7986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5623193B" w14:textId="77777777" w:rsidR="00C958E6" w:rsidRDefault="009A7986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0BC568E" wp14:editId="54513191">
            <wp:simplePos x="0" y="0"/>
            <wp:positionH relativeFrom="column">
              <wp:posOffset>-1072392</wp:posOffset>
            </wp:positionH>
            <wp:positionV relativeFrom="paragraph">
              <wp:posOffset>2189039</wp:posOffset>
            </wp:positionV>
            <wp:extent cx="9026667" cy="3422261"/>
            <wp:effectExtent l="0" t="2800350" r="0" b="2788285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45657" cy="3429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8BE00D" w14:textId="77777777" w:rsidR="00C958E6" w:rsidRDefault="00C958E6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1F109D" w14:textId="77777777" w:rsidR="009A7986" w:rsidRPr="00F95AB7" w:rsidRDefault="009A7986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22CD323A" w14:textId="77777777" w:rsidR="009F67FD" w:rsidRPr="00F95AB7" w:rsidRDefault="009F67FD" w:rsidP="009F67FD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Все заявки делятся по следующим статусам:</w:t>
      </w:r>
    </w:p>
    <w:p w14:paraId="350C90B8" w14:textId="77777777" w:rsidR="009F67FD" w:rsidRPr="00F95AB7" w:rsidRDefault="009F67FD" w:rsidP="00EA2437">
      <w:pPr>
        <w:pStyle w:val="ab"/>
        <w:numPr>
          <w:ilvl w:val="0"/>
          <w:numId w:val="12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  <w:lang w:val="en-US"/>
        </w:rPr>
        <w:t>backlog</w:t>
      </w:r>
      <w:r w:rsidRPr="00F95AB7">
        <w:rPr>
          <w:rFonts w:ascii="Times New Roman" w:hAnsi="Times New Roman" w:cs="Times New Roman"/>
          <w:sz w:val="28"/>
          <w:szCs w:val="28"/>
        </w:rPr>
        <w:t xml:space="preserve"> – только созданные заявки, ещё не сортированные или которые находятся в статусе перспективных и обсуждаются.</w:t>
      </w:r>
    </w:p>
    <w:p w14:paraId="3E18BEC8" w14:textId="23DB24A1" w:rsidR="009F67FD" w:rsidRPr="00F95AB7" w:rsidRDefault="009F67FD" w:rsidP="00EA2437">
      <w:pPr>
        <w:pStyle w:val="ab"/>
        <w:numPr>
          <w:ilvl w:val="0"/>
          <w:numId w:val="12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Отложено – заявки, по которым требуются дополнительные действия, по которым не согласован статус необходимости взять в работу</w:t>
      </w:r>
      <w:ins w:id="167" w:author="jenev" w:date="2018-12-07T18:36:00Z">
        <w:r w:rsidR="00313EE3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565BD3A0" w14:textId="1232B29E" w:rsidR="009F67FD" w:rsidRPr="00F95AB7" w:rsidRDefault="009F67FD" w:rsidP="00EA2437">
      <w:pPr>
        <w:pStyle w:val="ab"/>
        <w:numPr>
          <w:ilvl w:val="0"/>
          <w:numId w:val="12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Создана – задачи которые приняты как необходимые для выполнения, но ещё не взятые в работу</w:t>
      </w:r>
      <w:ins w:id="168" w:author="jenev" w:date="2018-12-07T18:36:00Z">
        <w:r w:rsidR="00313EE3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1BD27A38" w14:textId="4A8B77DB" w:rsidR="009F67FD" w:rsidRDefault="009F67FD" w:rsidP="00EA2437">
      <w:pPr>
        <w:pStyle w:val="ab"/>
        <w:numPr>
          <w:ilvl w:val="0"/>
          <w:numId w:val="12"/>
        </w:numPr>
        <w:spacing w:after="160" w:line="259" w:lineRule="auto"/>
        <w:jc w:val="left"/>
        <w:rPr>
          <w:ins w:id="169" w:author="jenev" w:date="2018-12-07T18:36:00Z"/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 xml:space="preserve">Уточнение – заявки, по которым требуется информация от заказчика и которые не могут быть без этого </w:t>
      </w:r>
      <w:del w:id="170" w:author="jenev" w:date="2018-12-07T18:36:00Z">
        <w:r w:rsidRPr="00F95AB7" w:rsidDel="00313EE3">
          <w:rPr>
            <w:rFonts w:ascii="Times New Roman" w:hAnsi="Times New Roman" w:cs="Times New Roman"/>
            <w:sz w:val="28"/>
            <w:szCs w:val="28"/>
          </w:rPr>
          <w:delText>выполненны</w:delText>
        </w:r>
      </w:del>
      <w:ins w:id="171" w:author="jenev" w:date="2018-12-07T18:36:00Z">
        <w:r w:rsidR="00313EE3" w:rsidRPr="00F95AB7">
          <w:rPr>
            <w:rFonts w:ascii="Times New Roman" w:hAnsi="Times New Roman" w:cs="Times New Roman"/>
            <w:sz w:val="28"/>
            <w:szCs w:val="28"/>
          </w:rPr>
          <w:t>выполнены</w:t>
        </w:r>
        <w:r w:rsidR="00313EE3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6381D816" w14:textId="60FE50BC" w:rsidR="00313EE3" w:rsidRPr="00B13DED" w:rsidRDefault="00313EE3" w:rsidP="00EA2437">
      <w:pPr>
        <w:pStyle w:val="ab"/>
        <w:numPr>
          <w:ilvl w:val="0"/>
          <w:numId w:val="12"/>
        </w:numPr>
        <w:spacing w:after="160" w:line="259" w:lineRule="auto"/>
        <w:jc w:val="left"/>
        <w:rPr>
          <w:ins w:id="172" w:author="jenev" w:date="2018-12-07T18:38:00Z"/>
          <w:rFonts w:ascii="Times New Roman" w:hAnsi="Times New Roman" w:cs="Times New Roman"/>
          <w:sz w:val="28"/>
          <w:szCs w:val="28"/>
          <w:rPrChange w:id="173" w:author="jenev" w:date="2018-12-07T18:38:00Z">
            <w:rPr>
              <w:ins w:id="174" w:author="jenev" w:date="2018-12-07T18:38:00Z"/>
              <w:rFonts w:ascii="Times New Roman" w:hAnsi="Times New Roman" w:cs="Times New Roman"/>
              <w:color w:val="212529"/>
              <w:sz w:val="28"/>
              <w:szCs w:val="28"/>
              <w:shd w:val="clear" w:color="auto" w:fill="FFFFFF"/>
            </w:rPr>
          </w:rPrChange>
        </w:rPr>
      </w:pPr>
      <w:ins w:id="175" w:author="jenev" w:date="2018-12-07T18:37:00Z">
        <w:r w:rsidRPr="00313EE3">
          <w:rPr>
            <w:rFonts w:ascii="Times New Roman" w:hAnsi="Times New Roman" w:cs="Times New Roman"/>
            <w:sz w:val="28"/>
            <w:szCs w:val="28"/>
          </w:rPr>
          <w:t xml:space="preserve">Консультация - </w:t>
        </w:r>
        <w:r w:rsidRPr="00313EE3">
          <w:rPr>
            <w:rFonts w:ascii="Times New Roman" w:hAnsi="Times New Roman" w:cs="Times New Roman"/>
            <w:color w:val="212529"/>
            <w:sz w:val="28"/>
            <w:szCs w:val="28"/>
            <w:shd w:val="clear" w:color="auto" w:fill="FFFFFF"/>
            <w:rPrChange w:id="176" w:author="jenev" w:date="2018-12-07T18:37:00Z"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</w:rPr>
            </w:rPrChange>
          </w:rPr>
          <w:t>Заявка, которая требует консультации, разъяснения специалиста ТП, не связана с ошибками и не требует создания задачи.</w:t>
        </w:r>
      </w:ins>
    </w:p>
    <w:p w14:paraId="176C1D08" w14:textId="450BF65A" w:rsidR="00B13DED" w:rsidRPr="00313EE3" w:rsidRDefault="00B13DED" w:rsidP="00EA2437">
      <w:pPr>
        <w:pStyle w:val="ab"/>
        <w:numPr>
          <w:ilvl w:val="0"/>
          <w:numId w:val="12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ins w:id="177" w:author="jenev" w:date="2018-12-07T18:38:00Z">
        <w:r>
          <w:rPr>
            <w:rFonts w:ascii="Times New Roman" w:hAnsi="Times New Roman" w:cs="Times New Roman"/>
            <w:color w:val="212529"/>
            <w:sz w:val="28"/>
            <w:szCs w:val="28"/>
            <w:shd w:val="clear" w:color="auto" w:fill="FFFFFF"/>
          </w:rPr>
          <w:t xml:space="preserve">Ошибка - </w:t>
        </w:r>
        <w:r w:rsidRPr="00B13DED">
          <w:rPr>
            <w:rFonts w:ascii="Times New Roman" w:hAnsi="Times New Roman" w:cs="Times New Roman"/>
            <w:color w:val="212529"/>
            <w:sz w:val="28"/>
            <w:szCs w:val="28"/>
            <w:shd w:val="clear" w:color="auto" w:fill="FFFFFF"/>
            <w:rPrChange w:id="178" w:author="jenev" w:date="2018-12-07T18:38:00Z"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</w:rPr>
            </w:rPrChange>
          </w:rPr>
          <w:t>Проблема, препятствующая функционированию продукта, требует немедленного реагирования.</w:t>
        </w:r>
      </w:ins>
    </w:p>
    <w:p w14:paraId="74A768B1" w14:textId="51B39DA7" w:rsidR="009F67FD" w:rsidRPr="00F95AB7" w:rsidRDefault="009F67FD" w:rsidP="00EA2437">
      <w:pPr>
        <w:pStyle w:val="ab"/>
        <w:numPr>
          <w:ilvl w:val="0"/>
          <w:numId w:val="12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Исполняется – заявки, по которым проводится активная работа</w:t>
      </w:r>
      <w:ins w:id="179" w:author="jenev" w:date="2018-12-07T18:36:00Z">
        <w:r w:rsidR="00313EE3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556850E6" w14:textId="6F061E1F" w:rsidR="009F67FD" w:rsidRPr="00F95AB7" w:rsidRDefault="009F67FD" w:rsidP="00EA2437">
      <w:pPr>
        <w:pStyle w:val="ab"/>
        <w:numPr>
          <w:ilvl w:val="0"/>
          <w:numId w:val="12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</w:rPr>
        <w:t>Приемка – выполненные заявки, по которым нужна проверка заказчика</w:t>
      </w:r>
      <w:ins w:id="180" w:author="jenev" w:date="2018-12-07T18:36:00Z">
        <w:r w:rsidR="00313EE3">
          <w:rPr>
            <w:rFonts w:ascii="Times New Roman" w:hAnsi="Times New Roman" w:cs="Times New Roman"/>
            <w:sz w:val="28"/>
            <w:szCs w:val="28"/>
          </w:rPr>
          <w:t>.</w:t>
        </w:r>
      </w:ins>
    </w:p>
    <w:p w14:paraId="1DF47879" w14:textId="6EC8BAC1" w:rsidR="009F67FD" w:rsidRDefault="009F67FD" w:rsidP="00EA2437">
      <w:pPr>
        <w:pStyle w:val="ab"/>
        <w:numPr>
          <w:ilvl w:val="0"/>
          <w:numId w:val="12"/>
        </w:numPr>
        <w:spacing w:after="160" w:line="259" w:lineRule="auto"/>
        <w:jc w:val="left"/>
        <w:rPr>
          <w:rFonts w:ascii="Times New Roman" w:hAnsi="Times New Roman" w:cs="Times New Roman"/>
          <w:sz w:val="28"/>
          <w:szCs w:val="28"/>
        </w:rPr>
      </w:pPr>
      <w:r w:rsidRPr="00F95AB7">
        <w:rPr>
          <w:rFonts w:ascii="Times New Roman" w:hAnsi="Times New Roman" w:cs="Times New Roman"/>
          <w:sz w:val="28"/>
          <w:szCs w:val="28"/>
          <w:lang w:val="en-US"/>
        </w:rPr>
        <w:t>Closed</w:t>
      </w:r>
      <w:r w:rsidRPr="00F95AB7">
        <w:rPr>
          <w:rFonts w:ascii="Times New Roman" w:hAnsi="Times New Roman" w:cs="Times New Roman"/>
          <w:sz w:val="28"/>
          <w:szCs w:val="28"/>
        </w:rPr>
        <w:t xml:space="preserve"> – </w:t>
      </w:r>
      <w:del w:id="181" w:author="jenev" w:date="2018-12-07T18:36:00Z">
        <w:r w:rsidRPr="00F95AB7" w:rsidDel="00313EE3">
          <w:rPr>
            <w:rFonts w:ascii="Times New Roman" w:hAnsi="Times New Roman" w:cs="Times New Roman"/>
            <w:sz w:val="28"/>
            <w:szCs w:val="28"/>
          </w:rPr>
          <w:delText>выполненые</w:delText>
        </w:r>
      </w:del>
      <w:ins w:id="182" w:author="jenev" w:date="2018-12-07T18:36:00Z">
        <w:r w:rsidR="00313EE3" w:rsidRPr="00F95AB7">
          <w:rPr>
            <w:rFonts w:ascii="Times New Roman" w:hAnsi="Times New Roman" w:cs="Times New Roman"/>
            <w:sz w:val="28"/>
            <w:szCs w:val="28"/>
          </w:rPr>
          <w:t>выполненные</w:t>
        </w:r>
      </w:ins>
      <w:r w:rsidRPr="00F95AB7">
        <w:rPr>
          <w:rFonts w:ascii="Times New Roman" w:hAnsi="Times New Roman" w:cs="Times New Roman"/>
          <w:sz w:val="28"/>
          <w:szCs w:val="28"/>
        </w:rPr>
        <w:t xml:space="preserve"> или закрытые заявки, работы по ним больше н</w:t>
      </w:r>
      <w:r w:rsidR="008C40CB">
        <w:rPr>
          <w:rFonts w:ascii="Times New Roman" w:hAnsi="Times New Roman" w:cs="Times New Roman"/>
          <w:sz w:val="28"/>
          <w:szCs w:val="28"/>
        </w:rPr>
        <w:t>е ведутся.</w:t>
      </w:r>
    </w:p>
    <w:p w14:paraId="46BE8988" w14:textId="77777777" w:rsidR="008C40CB" w:rsidRPr="008C40CB" w:rsidRDefault="008C40CB" w:rsidP="008C40CB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AEFC80" w14:textId="77777777" w:rsidR="00A07604" w:rsidRDefault="00A07604" w:rsidP="00A07604">
      <w:pPr>
        <w:pStyle w:val="1"/>
        <w:tabs>
          <w:tab w:val="num" w:pos="540"/>
        </w:tabs>
        <w:spacing w:line="360" w:lineRule="auto"/>
        <w:rPr>
          <w:rFonts w:ascii="Times New Roman" w:hAnsi="Times New Roman" w:cs="Times New Roman"/>
          <w:b w:val="0"/>
          <w:sz w:val="28"/>
          <w:szCs w:val="28"/>
        </w:rPr>
      </w:pPr>
      <w:bookmarkStart w:id="183" w:name="_Toc494900150"/>
      <w:r w:rsidRPr="008C40CB">
        <w:rPr>
          <w:rFonts w:ascii="Times New Roman" w:hAnsi="Times New Roman" w:cs="Times New Roman"/>
        </w:rPr>
        <w:lastRenderedPageBreak/>
        <w:t>Аварийные ситуации</w:t>
      </w:r>
      <w:bookmarkEnd w:id="183"/>
    </w:p>
    <w:p w14:paraId="52198906" w14:textId="77777777" w:rsidR="008C40CB" w:rsidRPr="008C40CB" w:rsidRDefault="008C40CB" w:rsidP="008C40CB">
      <w:pPr>
        <w:rPr>
          <w:rFonts w:ascii="Times New Roman" w:hAnsi="Times New Roman" w:cs="Times New Roman"/>
          <w:sz w:val="28"/>
          <w:szCs w:val="28"/>
        </w:rPr>
      </w:pPr>
    </w:p>
    <w:p w14:paraId="38AA92CE" w14:textId="77777777" w:rsidR="00A07604" w:rsidRDefault="00A07604" w:rsidP="00A07604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84" w:name="_Toc109821607"/>
      <w:bookmarkStart w:id="185" w:name="_Toc159218152"/>
      <w:bookmarkStart w:id="186" w:name="_Toc290631666"/>
      <w:bookmarkStart w:id="187" w:name="_Toc308996925"/>
      <w:bookmarkStart w:id="188" w:name="_Toc494900151"/>
      <w:r w:rsidRPr="00F95AB7">
        <w:rPr>
          <w:rFonts w:ascii="Times New Roman" w:hAnsi="Times New Roman" w:cs="Times New Roman"/>
          <w:sz w:val="28"/>
          <w:szCs w:val="28"/>
        </w:rPr>
        <w:t>Действия в случае несоблюдения условий технологического процесса, в том числе при длительных отказах технических средств</w:t>
      </w:r>
      <w:bookmarkEnd w:id="184"/>
      <w:bookmarkEnd w:id="185"/>
      <w:bookmarkEnd w:id="186"/>
      <w:bookmarkEnd w:id="187"/>
      <w:bookmarkEnd w:id="188"/>
      <w:r w:rsidRPr="00F95A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CECAB2" w14:textId="77777777" w:rsidR="008C40CB" w:rsidRPr="008C40CB" w:rsidRDefault="008C40CB" w:rsidP="008C40CB">
      <w:pPr>
        <w:rPr>
          <w:rFonts w:ascii="Times New Roman" w:hAnsi="Times New Roman" w:cs="Times New Roman"/>
          <w:sz w:val="28"/>
          <w:szCs w:val="28"/>
        </w:rPr>
      </w:pPr>
    </w:p>
    <w:p w14:paraId="5242CAAE" w14:textId="67F5B305" w:rsidR="00A07604" w:rsidRDefault="00A07604" w:rsidP="00BE005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bookmarkStart w:id="189" w:name="_Toc308996926"/>
      <w:r w:rsidRPr="00F95AB7">
        <w:rPr>
          <w:rFonts w:ascii="Times New Roman" w:hAnsi="Times New Roman" w:cs="Times New Roman"/>
          <w:sz w:val="28"/>
          <w:szCs w:val="28"/>
        </w:rPr>
        <w:t xml:space="preserve">При несоблюдении условий технологического процесса, в том числе при длительных отказах технических средств необходимо проверить работоспособность системы. В случае если система не работоспособна, общесистемному администратору необходимо выявить в каком звене происходит отказ общей системы. Ошибка может быть на уровне </w:t>
      </w:r>
      <w:r w:rsidR="00BE0053" w:rsidRPr="00F95AB7">
        <w:rPr>
          <w:rFonts w:ascii="Times New Roman" w:hAnsi="Times New Roman" w:cs="Times New Roman"/>
          <w:sz w:val="28"/>
          <w:szCs w:val="28"/>
        </w:rPr>
        <w:t>приложения</w:t>
      </w:r>
      <w:r w:rsidRPr="00F95AB7">
        <w:rPr>
          <w:rFonts w:ascii="Times New Roman" w:hAnsi="Times New Roman" w:cs="Times New Roman"/>
          <w:sz w:val="28"/>
          <w:szCs w:val="28"/>
        </w:rPr>
        <w:t xml:space="preserve">, </w:t>
      </w:r>
      <w:r w:rsidR="00BE0053" w:rsidRPr="00F95AB7">
        <w:rPr>
          <w:rFonts w:ascii="Times New Roman" w:hAnsi="Times New Roman" w:cs="Times New Roman"/>
          <w:sz w:val="28"/>
          <w:szCs w:val="28"/>
        </w:rPr>
        <w:t>ошибка в целостности данных на сервере</w:t>
      </w:r>
      <w:r w:rsidRPr="00F95AB7">
        <w:rPr>
          <w:rFonts w:ascii="Times New Roman" w:hAnsi="Times New Roman" w:cs="Times New Roman"/>
          <w:sz w:val="28"/>
          <w:szCs w:val="28"/>
        </w:rPr>
        <w:t xml:space="preserve"> базы данных</w:t>
      </w:r>
      <w:r w:rsidR="00BE0053" w:rsidRPr="00F95AB7">
        <w:rPr>
          <w:rFonts w:ascii="Times New Roman" w:hAnsi="Times New Roman" w:cs="Times New Roman"/>
          <w:sz w:val="28"/>
          <w:szCs w:val="28"/>
        </w:rPr>
        <w:t>, сетевых настроек</w:t>
      </w:r>
      <w:r w:rsidRPr="00F95AB7">
        <w:rPr>
          <w:rFonts w:ascii="Times New Roman" w:hAnsi="Times New Roman" w:cs="Times New Roman"/>
          <w:sz w:val="28"/>
          <w:szCs w:val="28"/>
        </w:rPr>
        <w:t xml:space="preserve"> или </w:t>
      </w:r>
      <w:del w:id="190" w:author="jenev" w:date="2018-12-07T18:38:00Z">
        <w:r w:rsidRPr="00F95AB7" w:rsidDel="00B13DED">
          <w:rPr>
            <w:rFonts w:ascii="Times New Roman" w:hAnsi="Times New Roman" w:cs="Times New Roman"/>
            <w:sz w:val="28"/>
            <w:szCs w:val="28"/>
          </w:rPr>
          <w:delText>работоспособности  техническ</w:delText>
        </w:r>
        <w:r w:rsidR="002242DD" w:rsidRPr="00F95AB7" w:rsidDel="00B13DED">
          <w:rPr>
            <w:rFonts w:ascii="Times New Roman" w:hAnsi="Times New Roman" w:cs="Times New Roman"/>
            <w:sz w:val="28"/>
            <w:szCs w:val="28"/>
          </w:rPr>
          <w:delText>их</w:delText>
        </w:r>
      </w:del>
      <w:ins w:id="191" w:author="jenev" w:date="2018-12-07T18:38:00Z">
        <w:r w:rsidR="00B13DED" w:rsidRPr="00F95AB7">
          <w:rPr>
            <w:rFonts w:ascii="Times New Roman" w:hAnsi="Times New Roman" w:cs="Times New Roman"/>
            <w:sz w:val="28"/>
            <w:szCs w:val="28"/>
          </w:rPr>
          <w:t>работоспособности технических</w:t>
        </w:r>
      </w:ins>
      <w:r w:rsidRPr="00F95AB7">
        <w:rPr>
          <w:rFonts w:ascii="Times New Roman" w:hAnsi="Times New Roman" w:cs="Times New Roman"/>
          <w:sz w:val="28"/>
          <w:szCs w:val="28"/>
        </w:rPr>
        <w:t xml:space="preserve"> средств.</w:t>
      </w:r>
      <w:bookmarkEnd w:id="189"/>
      <w:r w:rsidRPr="00F95A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666202" w14:textId="77777777" w:rsidR="008C40CB" w:rsidRPr="00F95AB7" w:rsidRDefault="008C40CB" w:rsidP="00BE005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5DCACDAD" w14:textId="77777777" w:rsidR="00A07604" w:rsidRDefault="00A07604" w:rsidP="00A07604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92" w:name="_Toc109821608"/>
      <w:bookmarkStart w:id="193" w:name="_Toc159218153"/>
      <w:bookmarkStart w:id="194" w:name="_Toc290631667"/>
      <w:bookmarkStart w:id="195" w:name="_Toc308996927"/>
      <w:bookmarkStart w:id="196" w:name="_Toc494900152"/>
      <w:r w:rsidRPr="00F95AB7">
        <w:rPr>
          <w:rFonts w:ascii="Times New Roman" w:hAnsi="Times New Roman" w:cs="Times New Roman"/>
          <w:sz w:val="28"/>
          <w:szCs w:val="28"/>
        </w:rPr>
        <w:t>Действия по восстановлению программ и/или данных при отказе магнитных носителей или обнаружении ошибок в данных.</w:t>
      </w:r>
      <w:bookmarkEnd w:id="192"/>
      <w:bookmarkEnd w:id="193"/>
      <w:bookmarkEnd w:id="194"/>
      <w:bookmarkEnd w:id="195"/>
      <w:bookmarkEnd w:id="196"/>
    </w:p>
    <w:p w14:paraId="484155B7" w14:textId="77777777" w:rsidR="008C40CB" w:rsidRPr="008C40CB" w:rsidRDefault="008C40CB" w:rsidP="008C40CB">
      <w:pPr>
        <w:rPr>
          <w:rFonts w:ascii="Times New Roman" w:hAnsi="Times New Roman" w:cs="Times New Roman"/>
          <w:sz w:val="28"/>
          <w:szCs w:val="28"/>
        </w:rPr>
      </w:pPr>
    </w:p>
    <w:p w14:paraId="0D822E97" w14:textId="30F2563E" w:rsidR="00A07604" w:rsidRDefault="00A07604" w:rsidP="002242D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bookmarkStart w:id="197" w:name="_Toc308996928"/>
      <w:r w:rsidRPr="00F95AB7">
        <w:rPr>
          <w:rFonts w:ascii="Times New Roman" w:hAnsi="Times New Roman" w:cs="Times New Roman"/>
          <w:sz w:val="28"/>
          <w:szCs w:val="28"/>
        </w:rPr>
        <w:t>Для надежной работы системы необходимо производить регулярное копирование системы на другие носители информации. Так же необходимо производить резервное копирование (</w:t>
      </w:r>
      <w:r w:rsidR="009203D9">
        <w:rPr>
          <w:rFonts w:ascii="Times New Roman" w:hAnsi="Times New Roman" w:cs="Times New Roman"/>
          <w:sz w:val="28"/>
          <w:szCs w:val="28"/>
        </w:rPr>
        <w:t>бекап</w:t>
      </w:r>
      <w:r w:rsidRPr="00F95AB7">
        <w:rPr>
          <w:rFonts w:ascii="Times New Roman" w:hAnsi="Times New Roman" w:cs="Times New Roman"/>
          <w:sz w:val="28"/>
          <w:szCs w:val="28"/>
        </w:rPr>
        <w:t>) базы данных</w:t>
      </w:r>
      <w:r w:rsidR="002242DD" w:rsidRPr="00F95AB7">
        <w:rPr>
          <w:rFonts w:ascii="Times New Roman" w:hAnsi="Times New Roman" w:cs="Times New Roman"/>
          <w:sz w:val="28"/>
          <w:szCs w:val="28"/>
        </w:rPr>
        <w:t xml:space="preserve"> и </w:t>
      </w:r>
      <w:del w:id="198" w:author="jenev" w:date="2018-12-07T18:39:00Z">
        <w:r w:rsidR="002242DD" w:rsidRPr="00F95AB7" w:rsidDel="00B13DED">
          <w:rPr>
            <w:rFonts w:ascii="Times New Roman" w:hAnsi="Times New Roman" w:cs="Times New Roman"/>
            <w:sz w:val="28"/>
            <w:szCs w:val="28"/>
          </w:rPr>
          <w:delText>файлов</w:delText>
        </w:r>
      </w:del>
      <w:ins w:id="199" w:author="jenev" w:date="2018-12-07T18:39:00Z">
        <w:r w:rsidR="00B13DED" w:rsidRPr="00F95AB7">
          <w:rPr>
            <w:rFonts w:ascii="Times New Roman" w:hAnsi="Times New Roman" w:cs="Times New Roman"/>
            <w:sz w:val="28"/>
            <w:szCs w:val="28"/>
          </w:rPr>
          <w:t>файлов,</w:t>
        </w:r>
      </w:ins>
      <w:r w:rsidR="002242DD" w:rsidRPr="00F95AB7">
        <w:rPr>
          <w:rFonts w:ascii="Times New Roman" w:hAnsi="Times New Roman" w:cs="Times New Roman"/>
          <w:sz w:val="28"/>
          <w:szCs w:val="28"/>
        </w:rPr>
        <w:t xml:space="preserve"> сохраненных в системе</w:t>
      </w:r>
      <w:r w:rsidRPr="00F95AB7">
        <w:rPr>
          <w:rFonts w:ascii="Times New Roman" w:hAnsi="Times New Roman" w:cs="Times New Roman"/>
          <w:sz w:val="28"/>
          <w:szCs w:val="28"/>
        </w:rPr>
        <w:t xml:space="preserve">. Хранение резервных копий всех данных системы может осуществляться, как на магнитных носителях технического средства, непосредственно на котором установлена система, так и на других носителях, </w:t>
      </w:r>
      <w:r w:rsidR="002242DD" w:rsidRPr="00F95AB7">
        <w:rPr>
          <w:rFonts w:ascii="Times New Roman" w:hAnsi="Times New Roman" w:cs="Times New Roman"/>
          <w:sz w:val="28"/>
          <w:szCs w:val="28"/>
        </w:rPr>
        <w:t xml:space="preserve">в том числе внешних файловых хранилищах. </w:t>
      </w:r>
      <w:r w:rsidRPr="00F95AB7">
        <w:rPr>
          <w:rFonts w:ascii="Times New Roman" w:hAnsi="Times New Roman" w:cs="Times New Roman"/>
          <w:sz w:val="28"/>
          <w:szCs w:val="28"/>
        </w:rPr>
        <w:t>Если резервной копии данных нет в наличии, необходимо обратиться к общесистемному администратору Системы</w:t>
      </w:r>
      <w:bookmarkEnd w:id="197"/>
      <w:r w:rsidR="002242DD" w:rsidRPr="00F95AB7">
        <w:rPr>
          <w:rFonts w:ascii="Times New Roman" w:hAnsi="Times New Roman" w:cs="Times New Roman"/>
          <w:sz w:val="28"/>
          <w:szCs w:val="28"/>
        </w:rPr>
        <w:t>.</w:t>
      </w:r>
    </w:p>
    <w:p w14:paraId="564219EA" w14:textId="77777777" w:rsidR="008C40CB" w:rsidRPr="00F95AB7" w:rsidRDefault="008C40CB" w:rsidP="002242D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0E915A7" w14:textId="77777777" w:rsidR="00A07604" w:rsidRDefault="00A07604" w:rsidP="00A07604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00" w:name="_Toc109821609"/>
      <w:bookmarkStart w:id="201" w:name="_Toc159218154"/>
      <w:bookmarkStart w:id="202" w:name="_Toc290631668"/>
      <w:bookmarkStart w:id="203" w:name="_Toc308996929"/>
      <w:bookmarkStart w:id="204" w:name="_Toc494900153"/>
      <w:r w:rsidRPr="00F95AB7">
        <w:rPr>
          <w:rFonts w:ascii="Times New Roman" w:hAnsi="Times New Roman" w:cs="Times New Roman"/>
          <w:sz w:val="28"/>
          <w:szCs w:val="28"/>
        </w:rPr>
        <w:t>Действия в случае обнаружения несанкционированного вмешательства в данные</w:t>
      </w:r>
      <w:bookmarkEnd w:id="200"/>
      <w:bookmarkEnd w:id="201"/>
      <w:bookmarkEnd w:id="202"/>
      <w:bookmarkEnd w:id="203"/>
      <w:bookmarkEnd w:id="204"/>
    </w:p>
    <w:p w14:paraId="48F073DF" w14:textId="77777777" w:rsidR="008C40CB" w:rsidRPr="008C40CB" w:rsidRDefault="008C40CB" w:rsidP="008C40CB">
      <w:pPr>
        <w:rPr>
          <w:rFonts w:ascii="Times New Roman" w:hAnsi="Times New Roman" w:cs="Times New Roman"/>
          <w:sz w:val="28"/>
          <w:szCs w:val="28"/>
        </w:rPr>
      </w:pPr>
    </w:p>
    <w:p w14:paraId="4B9A016F" w14:textId="77777777" w:rsidR="00A07604" w:rsidRDefault="00A07604" w:rsidP="002242D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bookmarkStart w:id="205" w:name="_Toc308996930"/>
      <w:r w:rsidRPr="00F95AB7">
        <w:rPr>
          <w:rFonts w:ascii="Times New Roman" w:hAnsi="Times New Roman" w:cs="Times New Roman"/>
          <w:sz w:val="28"/>
          <w:szCs w:val="28"/>
        </w:rPr>
        <w:t xml:space="preserve">При обнаружении несанкционированного вмешательства в данные необходимо проверить данные на наличие ошибок. Если при проверке данные системы не повреждены злоумышленником, то необходимо выявить шаг, на котором было </w:t>
      </w:r>
      <w:r w:rsidRPr="00F95AB7">
        <w:rPr>
          <w:rFonts w:ascii="Times New Roman" w:hAnsi="Times New Roman" w:cs="Times New Roman"/>
          <w:sz w:val="28"/>
          <w:szCs w:val="28"/>
        </w:rPr>
        <w:lastRenderedPageBreak/>
        <w:t>произведено несанкционированное вмешательство в данные, и устранить возможность будущего проникновения. Общесистемному администратору рекомендуется тщательно проверить настройки подсистемы безопасности. В случае если данные повреждены, необходимо их восстановить из резервной копии системы.</w:t>
      </w:r>
      <w:bookmarkEnd w:id="205"/>
      <w:r w:rsidRPr="00F95AB7">
        <w:rPr>
          <w:rFonts w:ascii="Times New Roman" w:hAnsi="Times New Roman" w:cs="Times New Roman"/>
          <w:sz w:val="28"/>
          <w:szCs w:val="28"/>
        </w:rPr>
        <w:t> </w:t>
      </w:r>
    </w:p>
    <w:p w14:paraId="6E35EDD7" w14:textId="77777777" w:rsidR="008C40CB" w:rsidRPr="00F95AB7" w:rsidRDefault="008C40CB" w:rsidP="002242D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25F24E3D" w14:textId="77777777" w:rsidR="00A07604" w:rsidRDefault="00A07604" w:rsidP="00A07604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06" w:name="_Toc109821610"/>
      <w:bookmarkStart w:id="207" w:name="_Toc159218155"/>
      <w:bookmarkStart w:id="208" w:name="_Toc290631669"/>
      <w:bookmarkStart w:id="209" w:name="_Toc308996931"/>
      <w:bookmarkStart w:id="210" w:name="_Toc494900154"/>
      <w:r w:rsidRPr="00F95AB7">
        <w:rPr>
          <w:rFonts w:ascii="Times New Roman" w:hAnsi="Times New Roman" w:cs="Times New Roman"/>
          <w:sz w:val="28"/>
          <w:szCs w:val="28"/>
        </w:rPr>
        <w:t>Действия в других аварийных ситуациях</w:t>
      </w:r>
      <w:bookmarkEnd w:id="206"/>
      <w:bookmarkEnd w:id="207"/>
      <w:bookmarkEnd w:id="208"/>
      <w:bookmarkEnd w:id="209"/>
      <w:bookmarkEnd w:id="210"/>
    </w:p>
    <w:p w14:paraId="5BB03AD2" w14:textId="77777777" w:rsidR="008C40CB" w:rsidRPr="008C40CB" w:rsidRDefault="008C40CB" w:rsidP="008C40CB">
      <w:pPr>
        <w:rPr>
          <w:rFonts w:ascii="Times New Roman" w:hAnsi="Times New Roman" w:cs="Times New Roman"/>
          <w:sz w:val="28"/>
          <w:szCs w:val="28"/>
        </w:rPr>
      </w:pPr>
    </w:p>
    <w:p w14:paraId="12CD8121" w14:textId="77777777" w:rsidR="009203D9" w:rsidRPr="00F95AB7" w:rsidRDefault="00A07604" w:rsidP="009203D9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bookmarkStart w:id="211" w:name="_Toc308996932"/>
      <w:r w:rsidRPr="00F95AB7">
        <w:rPr>
          <w:rFonts w:ascii="Times New Roman" w:hAnsi="Times New Roman" w:cs="Times New Roman"/>
          <w:sz w:val="28"/>
          <w:szCs w:val="28"/>
        </w:rPr>
        <w:t>Если вы получили какое-либо сообщение о другом сбое системы, обратитесь к общесистемному администратору</w:t>
      </w:r>
      <w:bookmarkStart w:id="212" w:name="_Toc308996933"/>
      <w:bookmarkEnd w:id="211"/>
      <w:r w:rsidR="009203D9">
        <w:rPr>
          <w:rFonts w:ascii="Times New Roman" w:hAnsi="Times New Roman" w:cs="Times New Roman"/>
          <w:sz w:val="28"/>
          <w:szCs w:val="28"/>
        </w:rPr>
        <w:t>.</w:t>
      </w:r>
    </w:p>
    <w:bookmarkEnd w:id="212"/>
    <w:p w14:paraId="70DF859C" w14:textId="77777777" w:rsidR="00A07604" w:rsidRDefault="00A07604" w:rsidP="002242D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A159B78" w14:textId="77777777" w:rsidR="008C40CB" w:rsidRPr="00F95AB7" w:rsidRDefault="008C40CB" w:rsidP="008C40CB">
      <w:pPr>
        <w:spacing w:after="160" w:line="259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FA36B7" w14:textId="77777777" w:rsidR="00A07604" w:rsidRPr="008C40CB" w:rsidRDefault="00A07604" w:rsidP="00A07604">
      <w:pPr>
        <w:pStyle w:val="1"/>
        <w:tabs>
          <w:tab w:val="num" w:pos="540"/>
        </w:tabs>
        <w:spacing w:line="360" w:lineRule="auto"/>
        <w:rPr>
          <w:rFonts w:ascii="Times New Roman" w:hAnsi="Times New Roman" w:cs="Times New Roman"/>
        </w:rPr>
      </w:pPr>
      <w:bookmarkStart w:id="213" w:name="_Toc109821611"/>
      <w:bookmarkStart w:id="214" w:name="_Toc159218156"/>
      <w:bookmarkStart w:id="215" w:name="_Toc290631670"/>
      <w:bookmarkStart w:id="216" w:name="_Toc308996934"/>
      <w:r w:rsidRPr="00F95AB7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217" w:name="_Toc392062031"/>
      <w:bookmarkStart w:id="218" w:name="_Toc494900155"/>
      <w:r w:rsidR="008C40CB" w:rsidRPr="008C40CB">
        <w:rPr>
          <w:rFonts w:ascii="Times New Roman" w:hAnsi="Times New Roman" w:cs="Times New Roman"/>
        </w:rPr>
        <w:t>Рекомендации по освоению и эксплуатации</w:t>
      </w:r>
      <w:bookmarkEnd w:id="213"/>
      <w:bookmarkEnd w:id="214"/>
      <w:bookmarkEnd w:id="215"/>
      <w:bookmarkEnd w:id="216"/>
      <w:bookmarkEnd w:id="217"/>
      <w:bookmarkEnd w:id="218"/>
    </w:p>
    <w:p w14:paraId="4F11E871" w14:textId="77777777" w:rsidR="008C40CB" w:rsidRPr="008C40CB" w:rsidRDefault="008C40CB" w:rsidP="008C40CB"/>
    <w:p w14:paraId="7D0F0858" w14:textId="77777777" w:rsidR="00A07604" w:rsidRDefault="00A07604" w:rsidP="00A07604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19" w:name="_Toc109821612"/>
      <w:bookmarkStart w:id="220" w:name="_Toc159218157"/>
      <w:bookmarkStart w:id="221" w:name="_Toc290631671"/>
      <w:bookmarkStart w:id="222" w:name="_Toc308996935"/>
      <w:bookmarkStart w:id="223" w:name="_Toc494900156"/>
      <w:r w:rsidRPr="00F95AB7">
        <w:rPr>
          <w:rFonts w:ascii="Times New Roman" w:hAnsi="Times New Roman" w:cs="Times New Roman"/>
          <w:sz w:val="28"/>
          <w:szCs w:val="28"/>
        </w:rPr>
        <w:t>Общие рекомендации</w:t>
      </w:r>
      <w:bookmarkEnd w:id="219"/>
      <w:bookmarkEnd w:id="220"/>
      <w:bookmarkEnd w:id="221"/>
      <w:bookmarkEnd w:id="222"/>
      <w:bookmarkEnd w:id="223"/>
    </w:p>
    <w:p w14:paraId="44C01B3E" w14:textId="77777777" w:rsidR="008C40CB" w:rsidRPr="008C40CB" w:rsidRDefault="008C40CB" w:rsidP="008C40CB">
      <w:pPr>
        <w:rPr>
          <w:rFonts w:ascii="Times New Roman" w:hAnsi="Times New Roman" w:cs="Times New Roman"/>
          <w:sz w:val="28"/>
          <w:szCs w:val="28"/>
        </w:rPr>
      </w:pPr>
    </w:p>
    <w:p w14:paraId="18E1FC5B" w14:textId="77777777" w:rsidR="00A07604" w:rsidRPr="00F95AB7" w:rsidRDefault="00A07604" w:rsidP="00AC0A0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bookmarkStart w:id="224" w:name="_Toc308996936"/>
      <w:bookmarkStart w:id="225" w:name="_Toc295467258"/>
      <w:bookmarkStart w:id="226" w:name="_Toc277519397"/>
      <w:r w:rsidRPr="00F95AB7">
        <w:rPr>
          <w:rFonts w:ascii="Times New Roman" w:hAnsi="Times New Roman" w:cs="Times New Roman"/>
          <w:sz w:val="28"/>
          <w:szCs w:val="28"/>
        </w:rPr>
        <w:t xml:space="preserve">Данных, приведенных в настоящем Руководстве, достаточно для эксплуатации </w:t>
      </w:r>
      <w:r w:rsidR="00AC0A00" w:rsidRPr="00F95AB7">
        <w:rPr>
          <w:rFonts w:ascii="Times New Roman" w:hAnsi="Times New Roman" w:cs="Times New Roman"/>
          <w:sz w:val="28"/>
          <w:szCs w:val="28"/>
        </w:rPr>
        <w:t xml:space="preserve">и запуска </w:t>
      </w:r>
      <w:r w:rsidRPr="00F95AB7">
        <w:rPr>
          <w:rFonts w:ascii="Times New Roman" w:hAnsi="Times New Roman" w:cs="Times New Roman"/>
          <w:sz w:val="28"/>
          <w:szCs w:val="28"/>
        </w:rPr>
        <w:t>Системы. Освоение Системы осуществляется естественным способом в процессе ее эксплуатации.</w:t>
      </w:r>
      <w:bookmarkEnd w:id="224"/>
    </w:p>
    <w:p w14:paraId="309AF8F0" w14:textId="77777777" w:rsidR="00A07604" w:rsidRDefault="00A07604" w:rsidP="00AC0A0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bookmarkStart w:id="227" w:name="_Toc308996937"/>
      <w:r w:rsidRPr="00F95AB7">
        <w:rPr>
          <w:rFonts w:ascii="Times New Roman" w:hAnsi="Times New Roman" w:cs="Times New Roman"/>
          <w:sz w:val="28"/>
          <w:szCs w:val="28"/>
        </w:rPr>
        <w:t>Персоналу, ответственному за эксплуатацию, поддержку и сопровождение Системы следует также ознакомиться с функциональным назначением, характеристиками и условиями эксплуатации, приведенными в руководствах производителей указанных устройств и программного обеспечения.</w:t>
      </w:r>
      <w:bookmarkEnd w:id="227"/>
    </w:p>
    <w:p w14:paraId="444CECC6" w14:textId="77777777" w:rsidR="008C40CB" w:rsidRPr="00F95AB7" w:rsidRDefault="008C40CB" w:rsidP="00AC0A0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56243CBF" w14:textId="77777777" w:rsidR="00A07604" w:rsidRDefault="00A07604" w:rsidP="00A07604">
      <w:pPr>
        <w:pStyle w:val="2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28" w:name="_Toc306015373"/>
      <w:bookmarkStart w:id="229" w:name="_Toc308996938"/>
      <w:bookmarkStart w:id="230" w:name="_Toc494900157"/>
      <w:r w:rsidRPr="00F95AB7">
        <w:rPr>
          <w:rFonts w:ascii="Times New Roman" w:hAnsi="Times New Roman" w:cs="Times New Roman"/>
          <w:sz w:val="28"/>
          <w:szCs w:val="28"/>
        </w:rPr>
        <w:t>Контрольный пример</w:t>
      </w:r>
      <w:bookmarkEnd w:id="225"/>
      <w:bookmarkEnd w:id="226"/>
      <w:bookmarkEnd w:id="228"/>
      <w:bookmarkEnd w:id="229"/>
      <w:bookmarkEnd w:id="230"/>
    </w:p>
    <w:p w14:paraId="473B5CE7" w14:textId="77777777" w:rsidR="008C40CB" w:rsidRPr="008C40CB" w:rsidRDefault="008C40CB" w:rsidP="008C40CB">
      <w:pPr>
        <w:rPr>
          <w:rFonts w:ascii="Times New Roman" w:hAnsi="Times New Roman" w:cs="Times New Roman"/>
          <w:sz w:val="28"/>
          <w:szCs w:val="28"/>
        </w:rPr>
      </w:pPr>
    </w:p>
    <w:p w14:paraId="4B67EAE0" w14:textId="77777777" w:rsidR="00A07604" w:rsidRPr="00F95AB7" w:rsidRDefault="00A07604" w:rsidP="00FB4AE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bookmarkStart w:id="231" w:name="_Toc308996939"/>
      <w:r w:rsidRPr="00F95AB7">
        <w:rPr>
          <w:rFonts w:ascii="Times New Roman" w:hAnsi="Times New Roman" w:cs="Times New Roman"/>
          <w:sz w:val="28"/>
          <w:szCs w:val="28"/>
        </w:rPr>
        <w:t>Для проверки работоспособности Системы рекомендуется выполнить следующую последовательность действий:</w:t>
      </w:r>
      <w:bookmarkEnd w:id="231"/>
    </w:p>
    <w:p w14:paraId="6CAA6EDC" w14:textId="77777777" w:rsidR="00A07604" w:rsidRPr="009203D9" w:rsidRDefault="00A07604" w:rsidP="009203D9">
      <w:pPr>
        <w:pStyle w:val="ab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32" w:name="_Toc308996940"/>
      <w:r w:rsidRPr="009203D9">
        <w:rPr>
          <w:rFonts w:ascii="Times New Roman" w:hAnsi="Times New Roman" w:cs="Times New Roman"/>
          <w:sz w:val="28"/>
          <w:szCs w:val="28"/>
        </w:rPr>
        <w:t>создать учетную запись пользователя;</w:t>
      </w:r>
      <w:bookmarkEnd w:id="232"/>
    </w:p>
    <w:p w14:paraId="616BE5CE" w14:textId="77777777" w:rsidR="00A07604" w:rsidRPr="009203D9" w:rsidRDefault="00A07604" w:rsidP="009203D9">
      <w:pPr>
        <w:pStyle w:val="ab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33" w:name="_Toc308996941"/>
      <w:r w:rsidRPr="009203D9">
        <w:rPr>
          <w:rFonts w:ascii="Times New Roman" w:hAnsi="Times New Roman" w:cs="Times New Roman"/>
          <w:sz w:val="28"/>
          <w:szCs w:val="28"/>
        </w:rPr>
        <w:t>добавить пользователю роль;</w:t>
      </w:r>
      <w:bookmarkEnd w:id="233"/>
    </w:p>
    <w:p w14:paraId="035C01A8" w14:textId="77777777" w:rsidR="00A07604" w:rsidRPr="009203D9" w:rsidRDefault="00A07604" w:rsidP="009203D9">
      <w:pPr>
        <w:pStyle w:val="ab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34" w:name="_Toc308996945"/>
      <w:r w:rsidRPr="009203D9">
        <w:rPr>
          <w:rFonts w:ascii="Times New Roman" w:hAnsi="Times New Roman" w:cs="Times New Roman"/>
          <w:sz w:val="28"/>
          <w:szCs w:val="28"/>
        </w:rPr>
        <w:t xml:space="preserve">настроить роль пользователя на просмотр </w:t>
      </w:r>
      <w:r w:rsidR="00FB4AEC" w:rsidRPr="009203D9">
        <w:rPr>
          <w:rFonts w:ascii="Times New Roman" w:hAnsi="Times New Roman" w:cs="Times New Roman"/>
          <w:sz w:val="28"/>
          <w:szCs w:val="28"/>
        </w:rPr>
        <w:t>объектов</w:t>
      </w:r>
      <w:r w:rsidRPr="009203D9">
        <w:rPr>
          <w:rFonts w:ascii="Times New Roman" w:hAnsi="Times New Roman" w:cs="Times New Roman"/>
          <w:sz w:val="28"/>
          <w:szCs w:val="28"/>
        </w:rPr>
        <w:t>;</w:t>
      </w:r>
      <w:bookmarkEnd w:id="234"/>
    </w:p>
    <w:p w14:paraId="7BB83A22" w14:textId="77777777" w:rsidR="00A07604" w:rsidRPr="009203D9" w:rsidRDefault="00A07604" w:rsidP="009203D9">
      <w:pPr>
        <w:pStyle w:val="ab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35" w:name="_Toc308996946"/>
      <w:r w:rsidRPr="009203D9">
        <w:rPr>
          <w:rFonts w:ascii="Times New Roman" w:hAnsi="Times New Roman" w:cs="Times New Roman"/>
          <w:sz w:val="28"/>
          <w:szCs w:val="28"/>
        </w:rPr>
        <w:t>осуществить вход в Систему под учетной записью созданного пользователя и протестировать результаты действий.</w:t>
      </w:r>
      <w:bookmarkEnd w:id="235"/>
    </w:p>
    <w:p w14:paraId="659B1BB7" w14:textId="77777777" w:rsidR="00877B2A" w:rsidRPr="00F95AB7" w:rsidRDefault="00877B2A" w:rsidP="00FB4AE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sectPr w:rsidR="00877B2A" w:rsidRPr="00F95AB7" w:rsidSect="00CE69F0">
      <w:footerReference w:type="default" r:id="rId53"/>
      <w:footerReference w:type="first" r:id="rId54"/>
      <w:pgSz w:w="11906" w:h="16838"/>
      <w:pgMar w:top="1134" w:right="567" w:bottom="851" w:left="1134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7" w:author="jenev" w:date="2018-12-07T18:08:00Z" w:initials="j">
    <w:p w14:paraId="60343C17" w14:textId="4DE4804F" w:rsidR="00140F13" w:rsidRDefault="00140F13">
      <w:pPr>
        <w:pStyle w:val="af5"/>
      </w:pPr>
      <w:r>
        <w:rPr>
          <w:rStyle w:val="af4"/>
        </w:rPr>
        <w:annotationRef/>
      </w:r>
      <w:r>
        <w:t>Здесь ссылки на раздел администрирование безопасности, которого в руководстве нет. Не нашла ни вручную, ни поиском. Если речь о п.6.1 – наверное стоит подробнее написать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0343C17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36EDA2" w14:textId="77777777" w:rsidR="00FD73CA" w:rsidRDefault="00FD73CA" w:rsidP="00FF557D">
      <w:pPr>
        <w:spacing w:line="240" w:lineRule="auto"/>
      </w:pPr>
      <w:r>
        <w:separator/>
      </w:r>
    </w:p>
  </w:endnote>
  <w:endnote w:type="continuationSeparator" w:id="0">
    <w:p w14:paraId="68B8E7BA" w14:textId="77777777" w:rsidR="00FD73CA" w:rsidRDefault="00FD73CA" w:rsidP="00FF55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FreeSans">
    <w:altName w:val="Times New Roman"/>
    <w:charset w:val="80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 Bold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73737467"/>
    </w:sdtPr>
    <w:sdtContent>
      <w:p w14:paraId="7F577FFF" w14:textId="280248C1" w:rsidR="00140F13" w:rsidRDefault="00140F1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B1281">
          <w:rPr>
            <w:noProof/>
          </w:rPr>
          <w:t>19</w:t>
        </w:r>
        <w:r>
          <w:fldChar w:fldCharType="end"/>
        </w:r>
      </w:p>
    </w:sdtContent>
  </w:sdt>
  <w:p w14:paraId="5AD66860" w14:textId="77777777" w:rsidR="00140F13" w:rsidRDefault="00140F1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3CF058" w14:textId="77777777" w:rsidR="00140F13" w:rsidRPr="00D1365D" w:rsidRDefault="00140F13" w:rsidP="00D1365D">
    <w:pPr>
      <w:spacing w:after="160" w:line="259" w:lineRule="auto"/>
      <w:ind w:firstLine="0"/>
      <w:jc w:val="center"/>
      <w:rPr>
        <w:rFonts w:ascii="Times New Roman" w:hAnsi="Times New Roman" w:cs="Times New Roman"/>
        <w:sz w:val="28"/>
        <w:szCs w:val="28"/>
      </w:rPr>
    </w:pPr>
    <w:r w:rsidRPr="00D1365D">
      <w:rPr>
        <w:rFonts w:ascii="Times New Roman" w:hAnsi="Times New Roman" w:cs="Times New Roman"/>
        <w:sz w:val="28"/>
        <w:szCs w:val="28"/>
      </w:rPr>
      <w:t>Хабаровск,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E597EF" w14:textId="77777777" w:rsidR="00FD73CA" w:rsidRDefault="00FD73CA" w:rsidP="00FF557D">
      <w:pPr>
        <w:spacing w:line="240" w:lineRule="auto"/>
      </w:pPr>
      <w:r>
        <w:separator/>
      </w:r>
    </w:p>
  </w:footnote>
  <w:footnote w:type="continuationSeparator" w:id="0">
    <w:p w14:paraId="3EE54460" w14:textId="77777777" w:rsidR="00FD73CA" w:rsidRDefault="00FD73CA" w:rsidP="00FF55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03A7"/>
    <w:multiLevelType w:val="hybridMultilevel"/>
    <w:tmpl w:val="79D8BDF2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10106437"/>
    <w:multiLevelType w:val="hybridMultilevel"/>
    <w:tmpl w:val="87CAE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D38B8"/>
    <w:multiLevelType w:val="hybridMultilevel"/>
    <w:tmpl w:val="77A68D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A158AC"/>
    <w:multiLevelType w:val="hybridMultilevel"/>
    <w:tmpl w:val="3E6E4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0004681"/>
    <w:multiLevelType w:val="hybridMultilevel"/>
    <w:tmpl w:val="E64C6D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E4F3BA4"/>
    <w:multiLevelType w:val="multilevel"/>
    <w:tmpl w:val="D2D4BC48"/>
    <w:lvl w:ilvl="0">
      <w:start w:val="1"/>
      <w:numFmt w:val="decimal"/>
      <w:pStyle w:val="1"/>
      <w:lvlText w:val="%1"/>
      <w:lvlJc w:val="left"/>
      <w:pPr>
        <w:ind w:left="432" w:hanging="432"/>
      </w:pPr>
      <w:rPr>
        <w:b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2594B48"/>
    <w:multiLevelType w:val="hybridMultilevel"/>
    <w:tmpl w:val="7CA654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48B078F"/>
    <w:multiLevelType w:val="hybridMultilevel"/>
    <w:tmpl w:val="36DC1A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E92BD8"/>
    <w:multiLevelType w:val="hybridMultilevel"/>
    <w:tmpl w:val="635E81E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8B62017"/>
    <w:multiLevelType w:val="hybridMultilevel"/>
    <w:tmpl w:val="956A7EF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945170B"/>
    <w:multiLevelType w:val="hybridMultilevel"/>
    <w:tmpl w:val="4B323FB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8FF4041"/>
    <w:multiLevelType w:val="hybridMultilevel"/>
    <w:tmpl w:val="A0E6055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BE4630D"/>
    <w:multiLevelType w:val="hybridMultilevel"/>
    <w:tmpl w:val="604244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C5002DC"/>
    <w:multiLevelType w:val="hybridMultilevel"/>
    <w:tmpl w:val="C070F9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FFC6567"/>
    <w:multiLevelType w:val="hybridMultilevel"/>
    <w:tmpl w:val="D4241B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A503021"/>
    <w:multiLevelType w:val="hybridMultilevel"/>
    <w:tmpl w:val="611ABC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E6C5989"/>
    <w:multiLevelType w:val="hybridMultilevel"/>
    <w:tmpl w:val="2DBAB0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3"/>
  </w:num>
  <w:num w:numId="5">
    <w:abstractNumId w:val="0"/>
  </w:num>
  <w:num w:numId="6">
    <w:abstractNumId w:val="6"/>
  </w:num>
  <w:num w:numId="7">
    <w:abstractNumId w:val="12"/>
  </w:num>
  <w:num w:numId="8">
    <w:abstractNumId w:val="14"/>
  </w:num>
  <w:num w:numId="9">
    <w:abstractNumId w:val="3"/>
  </w:num>
  <w:num w:numId="10">
    <w:abstractNumId w:val="10"/>
  </w:num>
  <w:num w:numId="11">
    <w:abstractNumId w:val="16"/>
  </w:num>
  <w:num w:numId="12">
    <w:abstractNumId w:val="15"/>
  </w:num>
  <w:num w:numId="13">
    <w:abstractNumId w:val="1"/>
  </w:num>
  <w:num w:numId="14">
    <w:abstractNumId w:val="5"/>
  </w:num>
  <w:num w:numId="15">
    <w:abstractNumId w:val="7"/>
  </w:num>
  <w:num w:numId="16">
    <w:abstractNumId w:val="11"/>
  </w:num>
  <w:num w:numId="17">
    <w:abstractNumId w:val="5"/>
  </w:num>
  <w:num w:numId="18">
    <w:abstractNumId w:val="9"/>
  </w:num>
  <w:num w:numId="19">
    <w:abstractNumId w:val="8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enev">
    <w15:presenceInfo w15:providerId="None" w15:userId="jene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0"/>
  <w:revisionView w:markup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57D"/>
    <w:rsid w:val="00002180"/>
    <w:rsid w:val="00002C9E"/>
    <w:rsid w:val="00004B7C"/>
    <w:rsid w:val="00006482"/>
    <w:rsid w:val="000068D1"/>
    <w:rsid w:val="0001169F"/>
    <w:rsid w:val="00011F8F"/>
    <w:rsid w:val="00014C06"/>
    <w:rsid w:val="000175BF"/>
    <w:rsid w:val="00021AFF"/>
    <w:rsid w:val="00021C9C"/>
    <w:rsid w:val="00023221"/>
    <w:rsid w:val="00023891"/>
    <w:rsid w:val="00024F94"/>
    <w:rsid w:val="00026E1A"/>
    <w:rsid w:val="00030BDE"/>
    <w:rsid w:val="00030FC9"/>
    <w:rsid w:val="00032213"/>
    <w:rsid w:val="00032D0B"/>
    <w:rsid w:val="00032E26"/>
    <w:rsid w:val="00033318"/>
    <w:rsid w:val="00034182"/>
    <w:rsid w:val="000349A8"/>
    <w:rsid w:val="00034AA9"/>
    <w:rsid w:val="000350CF"/>
    <w:rsid w:val="00037587"/>
    <w:rsid w:val="00041913"/>
    <w:rsid w:val="00044E31"/>
    <w:rsid w:val="00044F7B"/>
    <w:rsid w:val="000459A5"/>
    <w:rsid w:val="0005025F"/>
    <w:rsid w:val="000518B5"/>
    <w:rsid w:val="0005202C"/>
    <w:rsid w:val="000525A6"/>
    <w:rsid w:val="00053596"/>
    <w:rsid w:val="000548B9"/>
    <w:rsid w:val="00056CEC"/>
    <w:rsid w:val="00062F0C"/>
    <w:rsid w:val="00070A71"/>
    <w:rsid w:val="00070E06"/>
    <w:rsid w:val="000719DD"/>
    <w:rsid w:val="0007383E"/>
    <w:rsid w:val="00073E98"/>
    <w:rsid w:val="000754B5"/>
    <w:rsid w:val="0008277D"/>
    <w:rsid w:val="00083AFD"/>
    <w:rsid w:val="00083D58"/>
    <w:rsid w:val="00084FD0"/>
    <w:rsid w:val="00085F19"/>
    <w:rsid w:val="00085FE7"/>
    <w:rsid w:val="000866AE"/>
    <w:rsid w:val="000919CC"/>
    <w:rsid w:val="00094BCB"/>
    <w:rsid w:val="00095B5B"/>
    <w:rsid w:val="000976E3"/>
    <w:rsid w:val="000A1047"/>
    <w:rsid w:val="000A11C1"/>
    <w:rsid w:val="000A17FF"/>
    <w:rsid w:val="000A37FA"/>
    <w:rsid w:val="000A4887"/>
    <w:rsid w:val="000A4998"/>
    <w:rsid w:val="000A506B"/>
    <w:rsid w:val="000A595D"/>
    <w:rsid w:val="000B0624"/>
    <w:rsid w:val="000B451B"/>
    <w:rsid w:val="000B700A"/>
    <w:rsid w:val="000C085A"/>
    <w:rsid w:val="000C391B"/>
    <w:rsid w:val="000C4E7C"/>
    <w:rsid w:val="000C5C99"/>
    <w:rsid w:val="000C7305"/>
    <w:rsid w:val="000D29C8"/>
    <w:rsid w:val="000D38B0"/>
    <w:rsid w:val="000D3C32"/>
    <w:rsid w:val="000D6C24"/>
    <w:rsid w:val="000D753D"/>
    <w:rsid w:val="000E1524"/>
    <w:rsid w:val="000E1627"/>
    <w:rsid w:val="000E3E52"/>
    <w:rsid w:val="000E5109"/>
    <w:rsid w:val="000E630B"/>
    <w:rsid w:val="000E743B"/>
    <w:rsid w:val="000F0D1E"/>
    <w:rsid w:val="000F1FF0"/>
    <w:rsid w:val="000F2F7F"/>
    <w:rsid w:val="000F4967"/>
    <w:rsid w:val="001002D0"/>
    <w:rsid w:val="001004CC"/>
    <w:rsid w:val="00100BB0"/>
    <w:rsid w:val="001014D2"/>
    <w:rsid w:val="001038BA"/>
    <w:rsid w:val="00105AAB"/>
    <w:rsid w:val="00106774"/>
    <w:rsid w:val="001068F6"/>
    <w:rsid w:val="00107C77"/>
    <w:rsid w:val="00110612"/>
    <w:rsid w:val="001118BB"/>
    <w:rsid w:val="0011376F"/>
    <w:rsid w:val="001157F6"/>
    <w:rsid w:val="00115C64"/>
    <w:rsid w:val="001217DE"/>
    <w:rsid w:val="00123718"/>
    <w:rsid w:val="0012456E"/>
    <w:rsid w:val="00127FF9"/>
    <w:rsid w:val="00137C47"/>
    <w:rsid w:val="001406C6"/>
    <w:rsid w:val="00140F13"/>
    <w:rsid w:val="00141ABC"/>
    <w:rsid w:val="001455DC"/>
    <w:rsid w:val="00146404"/>
    <w:rsid w:val="0015358A"/>
    <w:rsid w:val="001563C2"/>
    <w:rsid w:val="00157EF6"/>
    <w:rsid w:val="001604C8"/>
    <w:rsid w:val="001630A4"/>
    <w:rsid w:val="0016517E"/>
    <w:rsid w:val="00165FCE"/>
    <w:rsid w:val="0017022E"/>
    <w:rsid w:val="00176CF9"/>
    <w:rsid w:val="00176F1B"/>
    <w:rsid w:val="001779F1"/>
    <w:rsid w:val="00180309"/>
    <w:rsid w:val="00180F12"/>
    <w:rsid w:val="001819E8"/>
    <w:rsid w:val="00181B13"/>
    <w:rsid w:val="001832C2"/>
    <w:rsid w:val="00183637"/>
    <w:rsid w:val="001839E7"/>
    <w:rsid w:val="00183A99"/>
    <w:rsid w:val="00186195"/>
    <w:rsid w:val="001915DC"/>
    <w:rsid w:val="0019236F"/>
    <w:rsid w:val="0019309F"/>
    <w:rsid w:val="00193348"/>
    <w:rsid w:val="0019544C"/>
    <w:rsid w:val="00195582"/>
    <w:rsid w:val="001A0D27"/>
    <w:rsid w:val="001A4FAE"/>
    <w:rsid w:val="001A51F0"/>
    <w:rsid w:val="001B10B4"/>
    <w:rsid w:val="001B15C0"/>
    <w:rsid w:val="001B195A"/>
    <w:rsid w:val="001B3E3E"/>
    <w:rsid w:val="001B47EC"/>
    <w:rsid w:val="001B7B61"/>
    <w:rsid w:val="001C0665"/>
    <w:rsid w:val="001C223A"/>
    <w:rsid w:val="001C394F"/>
    <w:rsid w:val="001C5894"/>
    <w:rsid w:val="001D03D9"/>
    <w:rsid w:val="001D3C5B"/>
    <w:rsid w:val="001D3DC1"/>
    <w:rsid w:val="001D477C"/>
    <w:rsid w:val="001D5704"/>
    <w:rsid w:val="001D5BF1"/>
    <w:rsid w:val="001D6718"/>
    <w:rsid w:val="001D7360"/>
    <w:rsid w:val="001D73A7"/>
    <w:rsid w:val="001D7A2E"/>
    <w:rsid w:val="001D7DA9"/>
    <w:rsid w:val="001E1F52"/>
    <w:rsid w:val="001E275A"/>
    <w:rsid w:val="001E371A"/>
    <w:rsid w:val="001F24FA"/>
    <w:rsid w:val="001F3452"/>
    <w:rsid w:val="001F3D72"/>
    <w:rsid w:val="001F67CC"/>
    <w:rsid w:val="00202287"/>
    <w:rsid w:val="002036C9"/>
    <w:rsid w:val="002044E1"/>
    <w:rsid w:val="0020457F"/>
    <w:rsid w:val="00204E52"/>
    <w:rsid w:val="002055BF"/>
    <w:rsid w:val="00206CF2"/>
    <w:rsid w:val="00210411"/>
    <w:rsid w:val="002110C9"/>
    <w:rsid w:val="002126E1"/>
    <w:rsid w:val="002153ED"/>
    <w:rsid w:val="00216BDB"/>
    <w:rsid w:val="00217540"/>
    <w:rsid w:val="00217D7D"/>
    <w:rsid w:val="002219C4"/>
    <w:rsid w:val="00221EB8"/>
    <w:rsid w:val="002242DD"/>
    <w:rsid w:val="00225DE6"/>
    <w:rsid w:val="00225E51"/>
    <w:rsid w:val="00226FBF"/>
    <w:rsid w:val="002274F4"/>
    <w:rsid w:val="00234423"/>
    <w:rsid w:val="0023468E"/>
    <w:rsid w:val="002357C1"/>
    <w:rsid w:val="00237090"/>
    <w:rsid w:val="00237455"/>
    <w:rsid w:val="00244765"/>
    <w:rsid w:val="002448CD"/>
    <w:rsid w:val="0024539D"/>
    <w:rsid w:val="00246BE3"/>
    <w:rsid w:val="00247B06"/>
    <w:rsid w:val="00254434"/>
    <w:rsid w:val="00254962"/>
    <w:rsid w:val="002550CE"/>
    <w:rsid w:val="002571A4"/>
    <w:rsid w:val="0025798E"/>
    <w:rsid w:val="00257C8E"/>
    <w:rsid w:val="002608C1"/>
    <w:rsid w:val="00261A0C"/>
    <w:rsid w:val="00262687"/>
    <w:rsid w:val="00263C19"/>
    <w:rsid w:val="00264EE9"/>
    <w:rsid w:val="0026711C"/>
    <w:rsid w:val="00271D3D"/>
    <w:rsid w:val="00277F42"/>
    <w:rsid w:val="00281AC5"/>
    <w:rsid w:val="00282612"/>
    <w:rsid w:val="00283321"/>
    <w:rsid w:val="00287509"/>
    <w:rsid w:val="00293ACC"/>
    <w:rsid w:val="00293FF4"/>
    <w:rsid w:val="00295FF9"/>
    <w:rsid w:val="002A1AE7"/>
    <w:rsid w:val="002A1FED"/>
    <w:rsid w:val="002A3A02"/>
    <w:rsid w:val="002A3A8E"/>
    <w:rsid w:val="002A4258"/>
    <w:rsid w:val="002A47AD"/>
    <w:rsid w:val="002A6B46"/>
    <w:rsid w:val="002B00C7"/>
    <w:rsid w:val="002B0510"/>
    <w:rsid w:val="002B1281"/>
    <w:rsid w:val="002B1723"/>
    <w:rsid w:val="002B474F"/>
    <w:rsid w:val="002B5FB2"/>
    <w:rsid w:val="002B6031"/>
    <w:rsid w:val="002B7278"/>
    <w:rsid w:val="002C0CC1"/>
    <w:rsid w:val="002C2CBF"/>
    <w:rsid w:val="002C4A69"/>
    <w:rsid w:val="002C5E14"/>
    <w:rsid w:val="002D0A58"/>
    <w:rsid w:val="002D2E0D"/>
    <w:rsid w:val="002D2F53"/>
    <w:rsid w:val="002D4E18"/>
    <w:rsid w:val="002E0385"/>
    <w:rsid w:val="002E07F8"/>
    <w:rsid w:val="002E1255"/>
    <w:rsid w:val="002E19FB"/>
    <w:rsid w:val="002E29AC"/>
    <w:rsid w:val="002E3B43"/>
    <w:rsid w:val="002E549E"/>
    <w:rsid w:val="002F5928"/>
    <w:rsid w:val="002F5EA1"/>
    <w:rsid w:val="002F66AB"/>
    <w:rsid w:val="00300971"/>
    <w:rsid w:val="003056C5"/>
    <w:rsid w:val="00305774"/>
    <w:rsid w:val="00306768"/>
    <w:rsid w:val="003068AF"/>
    <w:rsid w:val="003077DD"/>
    <w:rsid w:val="003105E4"/>
    <w:rsid w:val="003127B6"/>
    <w:rsid w:val="00313D8F"/>
    <w:rsid w:val="00313EE3"/>
    <w:rsid w:val="003154CA"/>
    <w:rsid w:val="00316BC6"/>
    <w:rsid w:val="00317579"/>
    <w:rsid w:val="00320198"/>
    <w:rsid w:val="003224FF"/>
    <w:rsid w:val="00327BEF"/>
    <w:rsid w:val="003313B4"/>
    <w:rsid w:val="00332EA8"/>
    <w:rsid w:val="00334BDF"/>
    <w:rsid w:val="00334D4B"/>
    <w:rsid w:val="00334D97"/>
    <w:rsid w:val="0033536E"/>
    <w:rsid w:val="00340940"/>
    <w:rsid w:val="0034109E"/>
    <w:rsid w:val="003419A4"/>
    <w:rsid w:val="00341ED4"/>
    <w:rsid w:val="00342A40"/>
    <w:rsid w:val="00342CCA"/>
    <w:rsid w:val="00343AA5"/>
    <w:rsid w:val="0034478C"/>
    <w:rsid w:val="00345170"/>
    <w:rsid w:val="003451FA"/>
    <w:rsid w:val="00345B0C"/>
    <w:rsid w:val="003469C6"/>
    <w:rsid w:val="00347EB0"/>
    <w:rsid w:val="00350CEB"/>
    <w:rsid w:val="00351497"/>
    <w:rsid w:val="003524C8"/>
    <w:rsid w:val="0035516D"/>
    <w:rsid w:val="003554B6"/>
    <w:rsid w:val="00355725"/>
    <w:rsid w:val="00357F01"/>
    <w:rsid w:val="00361FFE"/>
    <w:rsid w:val="00362026"/>
    <w:rsid w:val="00362789"/>
    <w:rsid w:val="00363D54"/>
    <w:rsid w:val="003647C5"/>
    <w:rsid w:val="00364999"/>
    <w:rsid w:val="00364D71"/>
    <w:rsid w:val="00364EFD"/>
    <w:rsid w:val="003668F8"/>
    <w:rsid w:val="00366C2A"/>
    <w:rsid w:val="00372875"/>
    <w:rsid w:val="00373CC3"/>
    <w:rsid w:val="00374A0E"/>
    <w:rsid w:val="00375CE2"/>
    <w:rsid w:val="00377D3C"/>
    <w:rsid w:val="00380326"/>
    <w:rsid w:val="00382AAA"/>
    <w:rsid w:val="00383922"/>
    <w:rsid w:val="00386644"/>
    <w:rsid w:val="00386A92"/>
    <w:rsid w:val="00387041"/>
    <w:rsid w:val="003917C7"/>
    <w:rsid w:val="00395EE0"/>
    <w:rsid w:val="003A3D09"/>
    <w:rsid w:val="003A68C2"/>
    <w:rsid w:val="003B126F"/>
    <w:rsid w:val="003B546F"/>
    <w:rsid w:val="003B6E0E"/>
    <w:rsid w:val="003C2BAB"/>
    <w:rsid w:val="003C64CE"/>
    <w:rsid w:val="003C70B7"/>
    <w:rsid w:val="003C7AFA"/>
    <w:rsid w:val="003C7C76"/>
    <w:rsid w:val="003D0E34"/>
    <w:rsid w:val="003D3C9A"/>
    <w:rsid w:val="003D44BC"/>
    <w:rsid w:val="003D53E0"/>
    <w:rsid w:val="003E0B71"/>
    <w:rsid w:val="003E4AF1"/>
    <w:rsid w:val="003E5F26"/>
    <w:rsid w:val="003F177D"/>
    <w:rsid w:val="003F79FF"/>
    <w:rsid w:val="004000C7"/>
    <w:rsid w:val="00400B74"/>
    <w:rsid w:val="00411099"/>
    <w:rsid w:val="00411842"/>
    <w:rsid w:val="004141FC"/>
    <w:rsid w:val="00415617"/>
    <w:rsid w:val="00415B98"/>
    <w:rsid w:val="004202BC"/>
    <w:rsid w:val="00420362"/>
    <w:rsid w:val="0042073F"/>
    <w:rsid w:val="00420AE5"/>
    <w:rsid w:val="00424EB1"/>
    <w:rsid w:val="004252F4"/>
    <w:rsid w:val="004264D5"/>
    <w:rsid w:val="00432078"/>
    <w:rsid w:val="00432B67"/>
    <w:rsid w:val="00435B07"/>
    <w:rsid w:val="00440149"/>
    <w:rsid w:val="00440C72"/>
    <w:rsid w:val="004418DD"/>
    <w:rsid w:val="00450A20"/>
    <w:rsid w:val="00452573"/>
    <w:rsid w:val="0045633D"/>
    <w:rsid w:val="00456DBD"/>
    <w:rsid w:val="0046105F"/>
    <w:rsid w:val="00461812"/>
    <w:rsid w:val="004628A4"/>
    <w:rsid w:val="00464932"/>
    <w:rsid w:val="0046563F"/>
    <w:rsid w:val="00465804"/>
    <w:rsid w:val="00471C68"/>
    <w:rsid w:val="00471E34"/>
    <w:rsid w:val="00482674"/>
    <w:rsid w:val="00483A1B"/>
    <w:rsid w:val="004841D5"/>
    <w:rsid w:val="004849BB"/>
    <w:rsid w:val="004851F5"/>
    <w:rsid w:val="004861D6"/>
    <w:rsid w:val="00491A37"/>
    <w:rsid w:val="00492BF5"/>
    <w:rsid w:val="0049322A"/>
    <w:rsid w:val="00497783"/>
    <w:rsid w:val="004A0E3B"/>
    <w:rsid w:val="004A729D"/>
    <w:rsid w:val="004A78AA"/>
    <w:rsid w:val="004B3DF7"/>
    <w:rsid w:val="004B7BDB"/>
    <w:rsid w:val="004C0905"/>
    <w:rsid w:val="004C26D8"/>
    <w:rsid w:val="004C3B38"/>
    <w:rsid w:val="004D2205"/>
    <w:rsid w:val="004D3812"/>
    <w:rsid w:val="004D42E7"/>
    <w:rsid w:val="004E33FF"/>
    <w:rsid w:val="004E3DD1"/>
    <w:rsid w:val="004E509E"/>
    <w:rsid w:val="004E7176"/>
    <w:rsid w:val="004E73A0"/>
    <w:rsid w:val="004F113D"/>
    <w:rsid w:val="004F117E"/>
    <w:rsid w:val="004F15A5"/>
    <w:rsid w:val="004F2140"/>
    <w:rsid w:val="004F3F1F"/>
    <w:rsid w:val="0050202F"/>
    <w:rsid w:val="00503920"/>
    <w:rsid w:val="005049DB"/>
    <w:rsid w:val="00507A3D"/>
    <w:rsid w:val="005110DE"/>
    <w:rsid w:val="005138B7"/>
    <w:rsid w:val="00523581"/>
    <w:rsid w:val="00524B15"/>
    <w:rsid w:val="00524C01"/>
    <w:rsid w:val="00524DF0"/>
    <w:rsid w:val="0052548E"/>
    <w:rsid w:val="005262E6"/>
    <w:rsid w:val="00526BC5"/>
    <w:rsid w:val="00530741"/>
    <w:rsid w:val="0053310B"/>
    <w:rsid w:val="00533EF6"/>
    <w:rsid w:val="0053592A"/>
    <w:rsid w:val="00535A2D"/>
    <w:rsid w:val="00536BCD"/>
    <w:rsid w:val="00540013"/>
    <w:rsid w:val="005415D3"/>
    <w:rsid w:val="00542695"/>
    <w:rsid w:val="005455F5"/>
    <w:rsid w:val="0054634E"/>
    <w:rsid w:val="00546FA1"/>
    <w:rsid w:val="00547B9A"/>
    <w:rsid w:val="00551047"/>
    <w:rsid w:val="00551257"/>
    <w:rsid w:val="00551482"/>
    <w:rsid w:val="00552E07"/>
    <w:rsid w:val="00552F2C"/>
    <w:rsid w:val="005530D2"/>
    <w:rsid w:val="00554A86"/>
    <w:rsid w:val="00557BA7"/>
    <w:rsid w:val="0056233E"/>
    <w:rsid w:val="005631F4"/>
    <w:rsid w:val="00563210"/>
    <w:rsid w:val="005633E3"/>
    <w:rsid w:val="005647AC"/>
    <w:rsid w:val="0057513A"/>
    <w:rsid w:val="00581198"/>
    <w:rsid w:val="005837CB"/>
    <w:rsid w:val="00585888"/>
    <w:rsid w:val="005870A4"/>
    <w:rsid w:val="005923AC"/>
    <w:rsid w:val="0059245A"/>
    <w:rsid w:val="00595D45"/>
    <w:rsid w:val="00596B59"/>
    <w:rsid w:val="005973DE"/>
    <w:rsid w:val="00597D9E"/>
    <w:rsid w:val="005A0DE3"/>
    <w:rsid w:val="005A1F38"/>
    <w:rsid w:val="005A2342"/>
    <w:rsid w:val="005A3074"/>
    <w:rsid w:val="005A42EE"/>
    <w:rsid w:val="005A5569"/>
    <w:rsid w:val="005A6C8F"/>
    <w:rsid w:val="005A6CD3"/>
    <w:rsid w:val="005A721A"/>
    <w:rsid w:val="005A7D1B"/>
    <w:rsid w:val="005B0B08"/>
    <w:rsid w:val="005B294F"/>
    <w:rsid w:val="005B65F1"/>
    <w:rsid w:val="005C1F0E"/>
    <w:rsid w:val="005C2DAB"/>
    <w:rsid w:val="005C3F90"/>
    <w:rsid w:val="005C4F3D"/>
    <w:rsid w:val="005C561B"/>
    <w:rsid w:val="005C5840"/>
    <w:rsid w:val="005C58EF"/>
    <w:rsid w:val="005C6E88"/>
    <w:rsid w:val="005D0D19"/>
    <w:rsid w:val="005D268D"/>
    <w:rsid w:val="005D448E"/>
    <w:rsid w:val="005D5CE6"/>
    <w:rsid w:val="005E09EA"/>
    <w:rsid w:val="005E0DDF"/>
    <w:rsid w:val="005E25FB"/>
    <w:rsid w:val="005E3FAA"/>
    <w:rsid w:val="005E4BF1"/>
    <w:rsid w:val="005E7C40"/>
    <w:rsid w:val="005F0F9D"/>
    <w:rsid w:val="005F6D4E"/>
    <w:rsid w:val="005F7D74"/>
    <w:rsid w:val="0060648D"/>
    <w:rsid w:val="00610A4E"/>
    <w:rsid w:val="00611EF0"/>
    <w:rsid w:val="0061300E"/>
    <w:rsid w:val="0061568D"/>
    <w:rsid w:val="00617C26"/>
    <w:rsid w:val="00623400"/>
    <w:rsid w:val="00623D97"/>
    <w:rsid w:val="0062465A"/>
    <w:rsid w:val="00624907"/>
    <w:rsid w:val="00630195"/>
    <w:rsid w:val="006315CD"/>
    <w:rsid w:val="006328AB"/>
    <w:rsid w:val="006336D7"/>
    <w:rsid w:val="00633AD0"/>
    <w:rsid w:val="0063485A"/>
    <w:rsid w:val="00635500"/>
    <w:rsid w:val="00635D47"/>
    <w:rsid w:val="0063744F"/>
    <w:rsid w:val="00637DA6"/>
    <w:rsid w:val="00640E24"/>
    <w:rsid w:val="006428F0"/>
    <w:rsid w:val="00644419"/>
    <w:rsid w:val="006458A3"/>
    <w:rsid w:val="00646B18"/>
    <w:rsid w:val="00646F29"/>
    <w:rsid w:val="0065066A"/>
    <w:rsid w:val="006532E8"/>
    <w:rsid w:val="00653C23"/>
    <w:rsid w:val="006540C4"/>
    <w:rsid w:val="00654ED7"/>
    <w:rsid w:val="00655198"/>
    <w:rsid w:val="00662880"/>
    <w:rsid w:val="00664338"/>
    <w:rsid w:val="006648F7"/>
    <w:rsid w:val="00665EEF"/>
    <w:rsid w:val="006663F5"/>
    <w:rsid w:val="0066653A"/>
    <w:rsid w:val="006677E3"/>
    <w:rsid w:val="006679A5"/>
    <w:rsid w:val="00672254"/>
    <w:rsid w:val="006734A0"/>
    <w:rsid w:val="006740F3"/>
    <w:rsid w:val="006744BF"/>
    <w:rsid w:val="00674AC7"/>
    <w:rsid w:val="0067542A"/>
    <w:rsid w:val="00677788"/>
    <w:rsid w:val="006834D5"/>
    <w:rsid w:val="00683B7B"/>
    <w:rsid w:val="00686CC9"/>
    <w:rsid w:val="00686D7D"/>
    <w:rsid w:val="00686F9A"/>
    <w:rsid w:val="006902AF"/>
    <w:rsid w:val="00697FDE"/>
    <w:rsid w:val="006A165A"/>
    <w:rsid w:val="006A183C"/>
    <w:rsid w:val="006A1B98"/>
    <w:rsid w:val="006A1BF2"/>
    <w:rsid w:val="006A3C96"/>
    <w:rsid w:val="006A415A"/>
    <w:rsid w:val="006A4FAD"/>
    <w:rsid w:val="006A52B3"/>
    <w:rsid w:val="006B0837"/>
    <w:rsid w:val="006B0EB7"/>
    <w:rsid w:val="006B15CF"/>
    <w:rsid w:val="006B277D"/>
    <w:rsid w:val="006B2F9F"/>
    <w:rsid w:val="006B3008"/>
    <w:rsid w:val="006B3EBB"/>
    <w:rsid w:val="006B5F28"/>
    <w:rsid w:val="006C0FF9"/>
    <w:rsid w:val="006C2A46"/>
    <w:rsid w:val="006C5842"/>
    <w:rsid w:val="006C5DBF"/>
    <w:rsid w:val="006D0297"/>
    <w:rsid w:val="006D0A88"/>
    <w:rsid w:val="006D1A4C"/>
    <w:rsid w:val="006D1E44"/>
    <w:rsid w:val="006D2BA2"/>
    <w:rsid w:val="006D6479"/>
    <w:rsid w:val="006D651C"/>
    <w:rsid w:val="006D6AD0"/>
    <w:rsid w:val="006E031B"/>
    <w:rsid w:val="006E1491"/>
    <w:rsid w:val="006E1B40"/>
    <w:rsid w:val="006E1BA0"/>
    <w:rsid w:val="006E2D38"/>
    <w:rsid w:val="006E7E43"/>
    <w:rsid w:val="006F0506"/>
    <w:rsid w:val="006F1B32"/>
    <w:rsid w:val="006F4DDB"/>
    <w:rsid w:val="006F5A22"/>
    <w:rsid w:val="00705208"/>
    <w:rsid w:val="00706F22"/>
    <w:rsid w:val="00707694"/>
    <w:rsid w:val="007145AE"/>
    <w:rsid w:val="00716060"/>
    <w:rsid w:val="00717564"/>
    <w:rsid w:val="00721582"/>
    <w:rsid w:val="00723190"/>
    <w:rsid w:val="00723771"/>
    <w:rsid w:val="00726546"/>
    <w:rsid w:val="0073199B"/>
    <w:rsid w:val="007325BA"/>
    <w:rsid w:val="00734C7B"/>
    <w:rsid w:val="0073576A"/>
    <w:rsid w:val="0073644E"/>
    <w:rsid w:val="00743D5E"/>
    <w:rsid w:val="007444A3"/>
    <w:rsid w:val="007519B3"/>
    <w:rsid w:val="00753D28"/>
    <w:rsid w:val="007546A7"/>
    <w:rsid w:val="00756010"/>
    <w:rsid w:val="00761939"/>
    <w:rsid w:val="00761DD7"/>
    <w:rsid w:val="00762295"/>
    <w:rsid w:val="00763DD9"/>
    <w:rsid w:val="00770826"/>
    <w:rsid w:val="00770D1B"/>
    <w:rsid w:val="0077142C"/>
    <w:rsid w:val="00771439"/>
    <w:rsid w:val="00775D81"/>
    <w:rsid w:val="00776ED7"/>
    <w:rsid w:val="0077792C"/>
    <w:rsid w:val="00780E3C"/>
    <w:rsid w:val="00780E57"/>
    <w:rsid w:val="0078515A"/>
    <w:rsid w:val="0078589A"/>
    <w:rsid w:val="00791244"/>
    <w:rsid w:val="00792163"/>
    <w:rsid w:val="007934E6"/>
    <w:rsid w:val="00793F36"/>
    <w:rsid w:val="0079738B"/>
    <w:rsid w:val="007A2EBF"/>
    <w:rsid w:val="007A37C8"/>
    <w:rsid w:val="007A7D1F"/>
    <w:rsid w:val="007B54B9"/>
    <w:rsid w:val="007C0232"/>
    <w:rsid w:val="007C1AAE"/>
    <w:rsid w:val="007C313F"/>
    <w:rsid w:val="007D0440"/>
    <w:rsid w:val="007D257A"/>
    <w:rsid w:val="007D2EBD"/>
    <w:rsid w:val="007D5812"/>
    <w:rsid w:val="007E28FA"/>
    <w:rsid w:val="007E2E01"/>
    <w:rsid w:val="007E44C2"/>
    <w:rsid w:val="007E68DC"/>
    <w:rsid w:val="007E7E83"/>
    <w:rsid w:val="007F032F"/>
    <w:rsid w:val="007F043F"/>
    <w:rsid w:val="007F082A"/>
    <w:rsid w:val="007F0F2F"/>
    <w:rsid w:val="007F286F"/>
    <w:rsid w:val="007F2F7A"/>
    <w:rsid w:val="007F6AFA"/>
    <w:rsid w:val="007F72D3"/>
    <w:rsid w:val="008012FB"/>
    <w:rsid w:val="00802918"/>
    <w:rsid w:val="00803416"/>
    <w:rsid w:val="008149EB"/>
    <w:rsid w:val="008254B7"/>
    <w:rsid w:val="0082570A"/>
    <w:rsid w:val="00825BF6"/>
    <w:rsid w:val="00826592"/>
    <w:rsid w:val="00827516"/>
    <w:rsid w:val="00831409"/>
    <w:rsid w:val="00831C36"/>
    <w:rsid w:val="008324EE"/>
    <w:rsid w:val="008327FD"/>
    <w:rsid w:val="00833203"/>
    <w:rsid w:val="008340DB"/>
    <w:rsid w:val="00835ABC"/>
    <w:rsid w:val="00836A64"/>
    <w:rsid w:val="0083758C"/>
    <w:rsid w:val="00842538"/>
    <w:rsid w:val="0084319E"/>
    <w:rsid w:val="00844592"/>
    <w:rsid w:val="0084594B"/>
    <w:rsid w:val="00845F4D"/>
    <w:rsid w:val="008468E8"/>
    <w:rsid w:val="0085034E"/>
    <w:rsid w:val="00851B44"/>
    <w:rsid w:val="008528BF"/>
    <w:rsid w:val="00852BC0"/>
    <w:rsid w:val="00853CB2"/>
    <w:rsid w:val="00860038"/>
    <w:rsid w:val="00860D9E"/>
    <w:rsid w:val="00864FF2"/>
    <w:rsid w:val="00873519"/>
    <w:rsid w:val="00874CB7"/>
    <w:rsid w:val="00877B2A"/>
    <w:rsid w:val="008812C9"/>
    <w:rsid w:val="00883702"/>
    <w:rsid w:val="00883F06"/>
    <w:rsid w:val="00883F3D"/>
    <w:rsid w:val="00884055"/>
    <w:rsid w:val="0088535D"/>
    <w:rsid w:val="0089050A"/>
    <w:rsid w:val="00891384"/>
    <w:rsid w:val="00891ACB"/>
    <w:rsid w:val="008940ED"/>
    <w:rsid w:val="00894439"/>
    <w:rsid w:val="00897565"/>
    <w:rsid w:val="00897FCC"/>
    <w:rsid w:val="008A1DDB"/>
    <w:rsid w:val="008A2D59"/>
    <w:rsid w:val="008A3490"/>
    <w:rsid w:val="008A77D0"/>
    <w:rsid w:val="008B0B4B"/>
    <w:rsid w:val="008B1894"/>
    <w:rsid w:val="008B73DF"/>
    <w:rsid w:val="008C0993"/>
    <w:rsid w:val="008C16CA"/>
    <w:rsid w:val="008C40CB"/>
    <w:rsid w:val="008C430F"/>
    <w:rsid w:val="008C7B22"/>
    <w:rsid w:val="008D04DA"/>
    <w:rsid w:val="008D438B"/>
    <w:rsid w:val="008D54ED"/>
    <w:rsid w:val="008D56FD"/>
    <w:rsid w:val="008D697D"/>
    <w:rsid w:val="008E1803"/>
    <w:rsid w:val="008E2FFE"/>
    <w:rsid w:val="008E4174"/>
    <w:rsid w:val="008E5AB5"/>
    <w:rsid w:val="008E5D5F"/>
    <w:rsid w:val="008E6BBF"/>
    <w:rsid w:val="008F2793"/>
    <w:rsid w:val="008F2888"/>
    <w:rsid w:val="008F4E9B"/>
    <w:rsid w:val="008F5688"/>
    <w:rsid w:val="008F6A5F"/>
    <w:rsid w:val="008F6EF8"/>
    <w:rsid w:val="009001A7"/>
    <w:rsid w:val="00900699"/>
    <w:rsid w:val="00902270"/>
    <w:rsid w:val="009115CB"/>
    <w:rsid w:val="009131F4"/>
    <w:rsid w:val="009158F4"/>
    <w:rsid w:val="00917AB3"/>
    <w:rsid w:val="00920030"/>
    <w:rsid w:val="009203D9"/>
    <w:rsid w:val="00921C2A"/>
    <w:rsid w:val="00922792"/>
    <w:rsid w:val="0092293B"/>
    <w:rsid w:val="00925BED"/>
    <w:rsid w:val="00930329"/>
    <w:rsid w:val="00930755"/>
    <w:rsid w:val="00931448"/>
    <w:rsid w:val="009334C2"/>
    <w:rsid w:val="009363A2"/>
    <w:rsid w:val="0094035D"/>
    <w:rsid w:val="009424BF"/>
    <w:rsid w:val="009441F6"/>
    <w:rsid w:val="009448C4"/>
    <w:rsid w:val="00944BB7"/>
    <w:rsid w:val="009500E5"/>
    <w:rsid w:val="00952B2F"/>
    <w:rsid w:val="00955C3E"/>
    <w:rsid w:val="00956727"/>
    <w:rsid w:val="009567B2"/>
    <w:rsid w:val="009618B0"/>
    <w:rsid w:val="00963AE4"/>
    <w:rsid w:val="00966659"/>
    <w:rsid w:val="009703D9"/>
    <w:rsid w:val="00972BFA"/>
    <w:rsid w:val="00973221"/>
    <w:rsid w:val="009737D7"/>
    <w:rsid w:val="00975D74"/>
    <w:rsid w:val="0097681C"/>
    <w:rsid w:val="00980075"/>
    <w:rsid w:val="00980788"/>
    <w:rsid w:val="009828A6"/>
    <w:rsid w:val="009835DF"/>
    <w:rsid w:val="00996D29"/>
    <w:rsid w:val="009A0512"/>
    <w:rsid w:val="009A1354"/>
    <w:rsid w:val="009A3FDD"/>
    <w:rsid w:val="009A55BC"/>
    <w:rsid w:val="009A7986"/>
    <w:rsid w:val="009B1A1D"/>
    <w:rsid w:val="009B53D3"/>
    <w:rsid w:val="009C0537"/>
    <w:rsid w:val="009C1D03"/>
    <w:rsid w:val="009C617D"/>
    <w:rsid w:val="009C784D"/>
    <w:rsid w:val="009D2F17"/>
    <w:rsid w:val="009D2FF5"/>
    <w:rsid w:val="009D462F"/>
    <w:rsid w:val="009E24C4"/>
    <w:rsid w:val="009E3A59"/>
    <w:rsid w:val="009F0C8A"/>
    <w:rsid w:val="009F278A"/>
    <w:rsid w:val="009F313D"/>
    <w:rsid w:val="009F538B"/>
    <w:rsid w:val="009F5FD4"/>
    <w:rsid w:val="009F67C8"/>
    <w:rsid w:val="009F67FD"/>
    <w:rsid w:val="009F6B33"/>
    <w:rsid w:val="00A00BA8"/>
    <w:rsid w:val="00A018B9"/>
    <w:rsid w:val="00A052D1"/>
    <w:rsid w:val="00A05A5F"/>
    <w:rsid w:val="00A05E08"/>
    <w:rsid w:val="00A07100"/>
    <w:rsid w:val="00A07604"/>
    <w:rsid w:val="00A10CEF"/>
    <w:rsid w:val="00A117D0"/>
    <w:rsid w:val="00A126C8"/>
    <w:rsid w:val="00A17B06"/>
    <w:rsid w:val="00A239C5"/>
    <w:rsid w:val="00A246A0"/>
    <w:rsid w:val="00A248A9"/>
    <w:rsid w:val="00A258EF"/>
    <w:rsid w:val="00A311AF"/>
    <w:rsid w:val="00A3285E"/>
    <w:rsid w:val="00A32C70"/>
    <w:rsid w:val="00A345AF"/>
    <w:rsid w:val="00A35049"/>
    <w:rsid w:val="00A352B8"/>
    <w:rsid w:val="00A41666"/>
    <w:rsid w:val="00A41949"/>
    <w:rsid w:val="00A45210"/>
    <w:rsid w:val="00A50A3C"/>
    <w:rsid w:val="00A5173C"/>
    <w:rsid w:val="00A5294E"/>
    <w:rsid w:val="00A5322A"/>
    <w:rsid w:val="00A5326F"/>
    <w:rsid w:val="00A53EDC"/>
    <w:rsid w:val="00A5606C"/>
    <w:rsid w:val="00A57C08"/>
    <w:rsid w:val="00A6097C"/>
    <w:rsid w:val="00A616FC"/>
    <w:rsid w:val="00A61DEA"/>
    <w:rsid w:val="00A61F3B"/>
    <w:rsid w:val="00A67281"/>
    <w:rsid w:val="00A7174B"/>
    <w:rsid w:val="00A7252D"/>
    <w:rsid w:val="00A72D57"/>
    <w:rsid w:val="00A72DB7"/>
    <w:rsid w:val="00A72E36"/>
    <w:rsid w:val="00A7329E"/>
    <w:rsid w:val="00A73477"/>
    <w:rsid w:val="00A73E71"/>
    <w:rsid w:val="00A75256"/>
    <w:rsid w:val="00A80182"/>
    <w:rsid w:val="00A818FD"/>
    <w:rsid w:val="00A81B1D"/>
    <w:rsid w:val="00A82B25"/>
    <w:rsid w:val="00A832B8"/>
    <w:rsid w:val="00A83FB6"/>
    <w:rsid w:val="00A85DB9"/>
    <w:rsid w:val="00A87DF4"/>
    <w:rsid w:val="00A90E94"/>
    <w:rsid w:val="00A91105"/>
    <w:rsid w:val="00A9454F"/>
    <w:rsid w:val="00A952A9"/>
    <w:rsid w:val="00A95875"/>
    <w:rsid w:val="00A96784"/>
    <w:rsid w:val="00AA3FE4"/>
    <w:rsid w:val="00AA4094"/>
    <w:rsid w:val="00AA605A"/>
    <w:rsid w:val="00AA71AC"/>
    <w:rsid w:val="00AA78B6"/>
    <w:rsid w:val="00AB0059"/>
    <w:rsid w:val="00AB2798"/>
    <w:rsid w:val="00AB7980"/>
    <w:rsid w:val="00AC0A00"/>
    <w:rsid w:val="00AC12E2"/>
    <w:rsid w:val="00AC5BFD"/>
    <w:rsid w:val="00AC6607"/>
    <w:rsid w:val="00AC741A"/>
    <w:rsid w:val="00AC7EEE"/>
    <w:rsid w:val="00AD14E5"/>
    <w:rsid w:val="00AD6E1E"/>
    <w:rsid w:val="00AE055B"/>
    <w:rsid w:val="00AE7EC3"/>
    <w:rsid w:val="00AF292D"/>
    <w:rsid w:val="00AF3E37"/>
    <w:rsid w:val="00AF4E21"/>
    <w:rsid w:val="00AF6218"/>
    <w:rsid w:val="00AF7A92"/>
    <w:rsid w:val="00B04AA7"/>
    <w:rsid w:val="00B05128"/>
    <w:rsid w:val="00B1213D"/>
    <w:rsid w:val="00B12D7F"/>
    <w:rsid w:val="00B131FF"/>
    <w:rsid w:val="00B13DED"/>
    <w:rsid w:val="00B14E47"/>
    <w:rsid w:val="00B14E9C"/>
    <w:rsid w:val="00B1503B"/>
    <w:rsid w:val="00B167F3"/>
    <w:rsid w:val="00B17ACA"/>
    <w:rsid w:val="00B17F1B"/>
    <w:rsid w:val="00B20B5C"/>
    <w:rsid w:val="00B20C59"/>
    <w:rsid w:val="00B24B9D"/>
    <w:rsid w:val="00B31774"/>
    <w:rsid w:val="00B36B75"/>
    <w:rsid w:val="00B37DD4"/>
    <w:rsid w:val="00B4087C"/>
    <w:rsid w:val="00B417D7"/>
    <w:rsid w:val="00B420AE"/>
    <w:rsid w:val="00B444B1"/>
    <w:rsid w:val="00B464FC"/>
    <w:rsid w:val="00B4652A"/>
    <w:rsid w:val="00B47CD8"/>
    <w:rsid w:val="00B47D79"/>
    <w:rsid w:val="00B50C29"/>
    <w:rsid w:val="00B51838"/>
    <w:rsid w:val="00B540D8"/>
    <w:rsid w:val="00B5585E"/>
    <w:rsid w:val="00B56CB0"/>
    <w:rsid w:val="00B6154E"/>
    <w:rsid w:val="00B628A3"/>
    <w:rsid w:val="00B65569"/>
    <w:rsid w:val="00B67593"/>
    <w:rsid w:val="00B678D6"/>
    <w:rsid w:val="00B70B1A"/>
    <w:rsid w:val="00B736D5"/>
    <w:rsid w:val="00B73A1C"/>
    <w:rsid w:val="00B74C62"/>
    <w:rsid w:val="00B7500F"/>
    <w:rsid w:val="00B763CD"/>
    <w:rsid w:val="00B76704"/>
    <w:rsid w:val="00B816AF"/>
    <w:rsid w:val="00B81FF1"/>
    <w:rsid w:val="00B82074"/>
    <w:rsid w:val="00B84316"/>
    <w:rsid w:val="00B8567E"/>
    <w:rsid w:val="00B86AEB"/>
    <w:rsid w:val="00B870BE"/>
    <w:rsid w:val="00B87C34"/>
    <w:rsid w:val="00B91E2C"/>
    <w:rsid w:val="00B92593"/>
    <w:rsid w:val="00B92B77"/>
    <w:rsid w:val="00B92E34"/>
    <w:rsid w:val="00B938E0"/>
    <w:rsid w:val="00B947D7"/>
    <w:rsid w:val="00B963D1"/>
    <w:rsid w:val="00B96AA3"/>
    <w:rsid w:val="00BA0041"/>
    <w:rsid w:val="00BA05D5"/>
    <w:rsid w:val="00BA0812"/>
    <w:rsid w:val="00BA5C02"/>
    <w:rsid w:val="00BB1BB9"/>
    <w:rsid w:val="00BB3869"/>
    <w:rsid w:val="00BB3EF4"/>
    <w:rsid w:val="00BB401B"/>
    <w:rsid w:val="00BB54FC"/>
    <w:rsid w:val="00BB5E7D"/>
    <w:rsid w:val="00BB62D7"/>
    <w:rsid w:val="00BB7F9A"/>
    <w:rsid w:val="00BC0DBC"/>
    <w:rsid w:val="00BC1400"/>
    <w:rsid w:val="00BC51DF"/>
    <w:rsid w:val="00BC78E2"/>
    <w:rsid w:val="00BD1AB3"/>
    <w:rsid w:val="00BD2A34"/>
    <w:rsid w:val="00BD2DC7"/>
    <w:rsid w:val="00BD355D"/>
    <w:rsid w:val="00BD46AF"/>
    <w:rsid w:val="00BD4C60"/>
    <w:rsid w:val="00BD4FD7"/>
    <w:rsid w:val="00BD571B"/>
    <w:rsid w:val="00BD6CE7"/>
    <w:rsid w:val="00BE0053"/>
    <w:rsid w:val="00BE236B"/>
    <w:rsid w:val="00BE77DB"/>
    <w:rsid w:val="00BF0A93"/>
    <w:rsid w:val="00BF0CBC"/>
    <w:rsid w:val="00BF6B22"/>
    <w:rsid w:val="00BF6FDC"/>
    <w:rsid w:val="00BF7B7C"/>
    <w:rsid w:val="00C00474"/>
    <w:rsid w:val="00C00B7F"/>
    <w:rsid w:val="00C01591"/>
    <w:rsid w:val="00C02C06"/>
    <w:rsid w:val="00C03587"/>
    <w:rsid w:val="00C03DF7"/>
    <w:rsid w:val="00C068F2"/>
    <w:rsid w:val="00C10D6A"/>
    <w:rsid w:val="00C11FDE"/>
    <w:rsid w:val="00C1256B"/>
    <w:rsid w:val="00C12AAF"/>
    <w:rsid w:val="00C1577D"/>
    <w:rsid w:val="00C17424"/>
    <w:rsid w:val="00C2041D"/>
    <w:rsid w:val="00C20901"/>
    <w:rsid w:val="00C220E4"/>
    <w:rsid w:val="00C2225B"/>
    <w:rsid w:val="00C22C71"/>
    <w:rsid w:val="00C269A1"/>
    <w:rsid w:val="00C3152F"/>
    <w:rsid w:val="00C33106"/>
    <w:rsid w:val="00C33716"/>
    <w:rsid w:val="00C34B1E"/>
    <w:rsid w:val="00C3567A"/>
    <w:rsid w:val="00C415E5"/>
    <w:rsid w:val="00C41D60"/>
    <w:rsid w:val="00C42AAC"/>
    <w:rsid w:val="00C466D9"/>
    <w:rsid w:val="00C53C20"/>
    <w:rsid w:val="00C54DE8"/>
    <w:rsid w:val="00C5516E"/>
    <w:rsid w:val="00C55DA7"/>
    <w:rsid w:val="00C564C8"/>
    <w:rsid w:val="00C61CBB"/>
    <w:rsid w:val="00C651C1"/>
    <w:rsid w:val="00C7546D"/>
    <w:rsid w:val="00C76A50"/>
    <w:rsid w:val="00C83AEC"/>
    <w:rsid w:val="00C92AF3"/>
    <w:rsid w:val="00C94D7E"/>
    <w:rsid w:val="00C9508A"/>
    <w:rsid w:val="00C957EA"/>
    <w:rsid w:val="00C958E6"/>
    <w:rsid w:val="00C9780D"/>
    <w:rsid w:val="00CA1194"/>
    <w:rsid w:val="00CA367E"/>
    <w:rsid w:val="00CA5742"/>
    <w:rsid w:val="00CA60D7"/>
    <w:rsid w:val="00CA76E9"/>
    <w:rsid w:val="00CB100C"/>
    <w:rsid w:val="00CB4551"/>
    <w:rsid w:val="00CB7F32"/>
    <w:rsid w:val="00CD20C0"/>
    <w:rsid w:val="00CD3468"/>
    <w:rsid w:val="00CD6601"/>
    <w:rsid w:val="00CE544A"/>
    <w:rsid w:val="00CE5FA3"/>
    <w:rsid w:val="00CE6135"/>
    <w:rsid w:val="00CE69F0"/>
    <w:rsid w:val="00CF1429"/>
    <w:rsid w:val="00CF18A9"/>
    <w:rsid w:val="00CF24C0"/>
    <w:rsid w:val="00CF268F"/>
    <w:rsid w:val="00CF496D"/>
    <w:rsid w:val="00CF505E"/>
    <w:rsid w:val="00CF5A07"/>
    <w:rsid w:val="00CF62CA"/>
    <w:rsid w:val="00CF641E"/>
    <w:rsid w:val="00D003B1"/>
    <w:rsid w:val="00D01CFB"/>
    <w:rsid w:val="00D033E0"/>
    <w:rsid w:val="00D0385E"/>
    <w:rsid w:val="00D04044"/>
    <w:rsid w:val="00D048F1"/>
    <w:rsid w:val="00D060C2"/>
    <w:rsid w:val="00D0657D"/>
    <w:rsid w:val="00D07644"/>
    <w:rsid w:val="00D10687"/>
    <w:rsid w:val="00D10D35"/>
    <w:rsid w:val="00D1365D"/>
    <w:rsid w:val="00D13ADD"/>
    <w:rsid w:val="00D14900"/>
    <w:rsid w:val="00D155A2"/>
    <w:rsid w:val="00D15653"/>
    <w:rsid w:val="00D21C9D"/>
    <w:rsid w:val="00D22507"/>
    <w:rsid w:val="00D2307D"/>
    <w:rsid w:val="00D2744C"/>
    <w:rsid w:val="00D32BB7"/>
    <w:rsid w:val="00D37603"/>
    <w:rsid w:val="00D40FA3"/>
    <w:rsid w:val="00D42072"/>
    <w:rsid w:val="00D43726"/>
    <w:rsid w:val="00D44188"/>
    <w:rsid w:val="00D466D7"/>
    <w:rsid w:val="00D47A71"/>
    <w:rsid w:val="00D47F7D"/>
    <w:rsid w:val="00D52DC4"/>
    <w:rsid w:val="00D6198D"/>
    <w:rsid w:val="00D63454"/>
    <w:rsid w:val="00D63577"/>
    <w:rsid w:val="00D671C7"/>
    <w:rsid w:val="00D7012D"/>
    <w:rsid w:val="00D72590"/>
    <w:rsid w:val="00D73249"/>
    <w:rsid w:val="00D7398B"/>
    <w:rsid w:val="00D76D52"/>
    <w:rsid w:val="00D77B06"/>
    <w:rsid w:val="00D81863"/>
    <w:rsid w:val="00D85EF2"/>
    <w:rsid w:val="00D86C2F"/>
    <w:rsid w:val="00D909C4"/>
    <w:rsid w:val="00D917A2"/>
    <w:rsid w:val="00D91ED4"/>
    <w:rsid w:val="00D95DEB"/>
    <w:rsid w:val="00D96DC7"/>
    <w:rsid w:val="00DA41ED"/>
    <w:rsid w:val="00DA719C"/>
    <w:rsid w:val="00DB06C6"/>
    <w:rsid w:val="00DB17A0"/>
    <w:rsid w:val="00DB2212"/>
    <w:rsid w:val="00DB36FA"/>
    <w:rsid w:val="00DB3BD1"/>
    <w:rsid w:val="00DC01CC"/>
    <w:rsid w:val="00DC2EDC"/>
    <w:rsid w:val="00DC2F1D"/>
    <w:rsid w:val="00DC3107"/>
    <w:rsid w:val="00DC36C2"/>
    <w:rsid w:val="00DC425B"/>
    <w:rsid w:val="00DC6397"/>
    <w:rsid w:val="00DC739D"/>
    <w:rsid w:val="00DD16C4"/>
    <w:rsid w:val="00DD295E"/>
    <w:rsid w:val="00DD2E50"/>
    <w:rsid w:val="00DD4C8C"/>
    <w:rsid w:val="00DD68FD"/>
    <w:rsid w:val="00DE193B"/>
    <w:rsid w:val="00DE3340"/>
    <w:rsid w:val="00DE5679"/>
    <w:rsid w:val="00DF1AA1"/>
    <w:rsid w:val="00DF1DE7"/>
    <w:rsid w:val="00DF26BF"/>
    <w:rsid w:val="00DF3B8B"/>
    <w:rsid w:val="00DF3B90"/>
    <w:rsid w:val="00DF7828"/>
    <w:rsid w:val="00DF7E8D"/>
    <w:rsid w:val="00E00686"/>
    <w:rsid w:val="00E02100"/>
    <w:rsid w:val="00E06CB0"/>
    <w:rsid w:val="00E106EF"/>
    <w:rsid w:val="00E11383"/>
    <w:rsid w:val="00E11C32"/>
    <w:rsid w:val="00E137F5"/>
    <w:rsid w:val="00E13EEB"/>
    <w:rsid w:val="00E1524F"/>
    <w:rsid w:val="00E2233F"/>
    <w:rsid w:val="00E22C15"/>
    <w:rsid w:val="00E22F1D"/>
    <w:rsid w:val="00E2318B"/>
    <w:rsid w:val="00E23815"/>
    <w:rsid w:val="00E2382F"/>
    <w:rsid w:val="00E23ACD"/>
    <w:rsid w:val="00E23BC5"/>
    <w:rsid w:val="00E243CE"/>
    <w:rsid w:val="00E27FB6"/>
    <w:rsid w:val="00E32213"/>
    <w:rsid w:val="00E34431"/>
    <w:rsid w:val="00E3593E"/>
    <w:rsid w:val="00E412AD"/>
    <w:rsid w:val="00E4177D"/>
    <w:rsid w:val="00E43A69"/>
    <w:rsid w:val="00E45A29"/>
    <w:rsid w:val="00E4671E"/>
    <w:rsid w:val="00E50DB8"/>
    <w:rsid w:val="00E51BAE"/>
    <w:rsid w:val="00E53B68"/>
    <w:rsid w:val="00E62135"/>
    <w:rsid w:val="00E6376A"/>
    <w:rsid w:val="00E73104"/>
    <w:rsid w:val="00E73B6D"/>
    <w:rsid w:val="00E742DD"/>
    <w:rsid w:val="00E76671"/>
    <w:rsid w:val="00E7787F"/>
    <w:rsid w:val="00E80E5A"/>
    <w:rsid w:val="00E813C6"/>
    <w:rsid w:val="00E83001"/>
    <w:rsid w:val="00E853BF"/>
    <w:rsid w:val="00E86F9C"/>
    <w:rsid w:val="00E870FE"/>
    <w:rsid w:val="00E875CE"/>
    <w:rsid w:val="00E87B1F"/>
    <w:rsid w:val="00E87DC1"/>
    <w:rsid w:val="00E93536"/>
    <w:rsid w:val="00E97784"/>
    <w:rsid w:val="00EA060E"/>
    <w:rsid w:val="00EA2437"/>
    <w:rsid w:val="00EA4743"/>
    <w:rsid w:val="00EA5C4C"/>
    <w:rsid w:val="00EA6760"/>
    <w:rsid w:val="00EA7D06"/>
    <w:rsid w:val="00EB061F"/>
    <w:rsid w:val="00EB185B"/>
    <w:rsid w:val="00EB2475"/>
    <w:rsid w:val="00EB4B64"/>
    <w:rsid w:val="00EC03E2"/>
    <w:rsid w:val="00EC2409"/>
    <w:rsid w:val="00EC3FD4"/>
    <w:rsid w:val="00EC5CEF"/>
    <w:rsid w:val="00EC6E2F"/>
    <w:rsid w:val="00EC73A0"/>
    <w:rsid w:val="00ED0A4A"/>
    <w:rsid w:val="00ED59B7"/>
    <w:rsid w:val="00ED66C7"/>
    <w:rsid w:val="00ED7636"/>
    <w:rsid w:val="00EE4E05"/>
    <w:rsid w:val="00EE5970"/>
    <w:rsid w:val="00EF06B2"/>
    <w:rsid w:val="00EF315D"/>
    <w:rsid w:val="00EF3786"/>
    <w:rsid w:val="00EF4A0A"/>
    <w:rsid w:val="00EF50A9"/>
    <w:rsid w:val="00EF5FDB"/>
    <w:rsid w:val="00EF6F87"/>
    <w:rsid w:val="00EF7F91"/>
    <w:rsid w:val="00F0092B"/>
    <w:rsid w:val="00F00A16"/>
    <w:rsid w:val="00F04565"/>
    <w:rsid w:val="00F04982"/>
    <w:rsid w:val="00F04E49"/>
    <w:rsid w:val="00F057C9"/>
    <w:rsid w:val="00F06315"/>
    <w:rsid w:val="00F06DB3"/>
    <w:rsid w:val="00F1067F"/>
    <w:rsid w:val="00F142D4"/>
    <w:rsid w:val="00F14E68"/>
    <w:rsid w:val="00F15423"/>
    <w:rsid w:val="00F154E7"/>
    <w:rsid w:val="00F205A8"/>
    <w:rsid w:val="00F21B43"/>
    <w:rsid w:val="00F22D43"/>
    <w:rsid w:val="00F24882"/>
    <w:rsid w:val="00F260F9"/>
    <w:rsid w:val="00F31A9A"/>
    <w:rsid w:val="00F32376"/>
    <w:rsid w:val="00F33795"/>
    <w:rsid w:val="00F340B8"/>
    <w:rsid w:val="00F35B98"/>
    <w:rsid w:val="00F36E96"/>
    <w:rsid w:val="00F379BC"/>
    <w:rsid w:val="00F37B2B"/>
    <w:rsid w:val="00F40717"/>
    <w:rsid w:val="00F4130C"/>
    <w:rsid w:val="00F41C96"/>
    <w:rsid w:val="00F4216F"/>
    <w:rsid w:val="00F4500D"/>
    <w:rsid w:val="00F45FF3"/>
    <w:rsid w:val="00F466FA"/>
    <w:rsid w:val="00F4687B"/>
    <w:rsid w:val="00F505EC"/>
    <w:rsid w:val="00F53511"/>
    <w:rsid w:val="00F54DCD"/>
    <w:rsid w:val="00F55B2C"/>
    <w:rsid w:val="00F55E23"/>
    <w:rsid w:val="00F5609E"/>
    <w:rsid w:val="00F5610E"/>
    <w:rsid w:val="00F5627E"/>
    <w:rsid w:val="00F62FF4"/>
    <w:rsid w:val="00F639C6"/>
    <w:rsid w:val="00F6438C"/>
    <w:rsid w:val="00F67602"/>
    <w:rsid w:val="00F71996"/>
    <w:rsid w:val="00F73567"/>
    <w:rsid w:val="00F759AA"/>
    <w:rsid w:val="00F77653"/>
    <w:rsid w:val="00F81B54"/>
    <w:rsid w:val="00F84351"/>
    <w:rsid w:val="00F86947"/>
    <w:rsid w:val="00F870C0"/>
    <w:rsid w:val="00F908AC"/>
    <w:rsid w:val="00F909E9"/>
    <w:rsid w:val="00F911E8"/>
    <w:rsid w:val="00F92530"/>
    <w:rsid w:val="00F937A1"/>
    <w:rsid w:val="00F94B70"/>
    <w:rsid w:val="00F957E1"/>
    <w:rsid w:val="00F95AB7"/>
    <w:rsid w:val="00F96E06"/>
    <w:rsid w:val="00FA05AA"/>
    <w:rsid w:val="00FA2CB4"/>
    <w:rsid w:val="00FA361A"/>
    <w:rsid w:val="00FA3970"/>
    <w:rsid w:val="00FA59CE"/>
    <w:rsid w:val="00FA689A"/>
    <w:rsid w:val="00FB3214"/>
    <w:rsid w:val="00FB392B"/>
    <w:rsid w:val="00FB4AEC"/>
    <w:rsid w:val="00FB67ED"/>
    <w:rsid w:val="00FC0659"/>
    <w:rsid w:val="00FC41AF"/>
    <w:rsid w:val="00FC4D97"/>
    <w:rsid w:val="00FC6678"/>
    <w:rsid w:val="00FD1FC3"/>
    <w:rsid w:val="00FD3B10"/>
    <w:rsid w:val="00FD4D0A"/>
    <w:rsid w:val="00FD6865"/>
    <w:rsid w:val="00FD73CA"/>
    <w:rsid w:val="00FE110D"/>
    <w:rsid w:val="00FF0AE8"/>
    <w:rsid w:val="00FF1B94"/>
    <w:rsid w:val="00FF3B68"/>
    <w:rsid w:val="00FF557D"/>
    <w:rsid w:val="00FF5AAF"/>
    <w:rsid w:val="00FF7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DB7E57"/>
  <w15:docId w15:val="{565A0836-7CE9-472D-88AE-78F6CF7FC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557D"/>
    <w:pPr>
      <w:spacing w:after="0" w:line="276" w:lineRule="auto"/>
      <w:ind w:firstLine="709"/>
      <w:jc w:val="both"/>
    </w:pPr>
    <w:rPr>
      <w:rFonts w:ascii="Arial" w:hAnsi="Arial"/>
      <w:sz w:val="20"/>
    </w:rPr>
  </w:style>
  <w:style w:type="paragraph" w:styleId="1">
    <w:name w:val="heading 1"/>
    <w:aliases w:val="(раздел),(,H1,h1,H11,H12,H111,H13,H112,Заголов,1,app heading 1,ITT t1,II+,I,H14,H15,H16,H17,H18,H121,H131,H141,H151,H161,H171,H19,H122,H132,H142,H152,H162,H172,H181,H1111,H1211,H1311,H1411,H1511,H1611,H1711,H110,H113,H123,H133,H143,H153,H163"/>
    <w:basedOn w:val="a"/>
    <w:next w:val="a"/>
    <w:link w:val="10"/>
    <w:uiPriority w:val="9"/>
    <w:qFormat/>
    <w:rsid w:val="000A4887"/>
    <w:pPr>
      <w:keepNext/>
      <w:keepLines/>
      <w:numPr>
        <w:numId w:val="3"/>
      </w:numPr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A4887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5DBF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2F2C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2F2C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2F2C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2F2C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2F2C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2F2C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557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F557D"/>
    <w:rPr>
      <w:rFonts w:ascii="Arial" w:hAnsi="Arial"/>
      <w:sz w:val="20"/>
    </w:rPr>
  </w:style>
  <w:style w:type="paragraph" w:styleId="a5">
    <w:name w:val="footer"/>
    <w:basedOn w:val="a"/>
    <w:link w:val="a6"/>
    <w:uiPriority w:val="99"/>
    <w:unhideWhenUsed/>
    <w:rsid w:val="00FF557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F557D"/>
    <w:rPr>
      <w:rFonts w:ascii="Arial" w:hAnsi="Arial"/>
      <w:sz w:val="20"/>
    </w:rPr>
  </w:style>
  <w:style w:type="table" w:styleId="a7">
    <w:name w:val="Table Grid"/>
    <w:basedOn w:val="a1"/>
    <w:uiPriority w:val="39"/>
    <w:rsid w:val="00FF55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link w:val="a9"/>
    <w:uiPriority w:val="1"/>
    <w:qFormat/>
    <w:rsid w:val="00BE77DB"/>
    <w:pPr>
      <w:spacing w:after="0" w:line="240" w:lineRule="auto"/>
    </w:pPr>
    <w:rPr>
      <w:rFonts w:eastAsiaTheme="minorEastAsia"/>
      <w:lang w:eastAsia="ru-RU"/>
    </w:rPr>
  </w:style>
  <w:style w:type="character" w:customStyle="1" w:styleId="a9">
    <w:name w:val="Без интервала Знак"/>
    <w:basedOn w:val="a0"/>
    <w:link w:val="a8"/>
    <w:uiPriority w:val="1"/>
    <w:rsid w:val="00BE77DB"/>
    <w:rPr>
      <w:rFonts w:eastAsiaTheme="minorEastAsia"/>
      <w:lang w:eastAsia="ru-RU"/>
    </w:rPr>
  </w:style>
  <w:style w:type="character" w:customStyle="1" w:styleId="10">
    <w:name w:val="Заголовок 1 Знак"/>
    <w:aliases w:val="(раздел) Знак,( Знак,H1 Знак,h1 Знак,H11 Знак,H12 Знак,H111 Знак,H13 Знак,H112 Знак,Заголов Знак,1 Знак,app heading 1 Знак,ITT t1 Знак,II+ Знак,I Знак,H14 Знак,H15 Знак,H16 Знак,H17 Знак,H18 Знак,H121 Знак,H131 Знак,H141 Знак,H151 Знак"/>
    <w:basedOn w:val="a0"/>
    <w:link w:val="1"/>
    <w:uiPriority w:val="9"/>
    <w:rsid w:val="000A4887"/>
    <w:rPr>
      <w:rFonts w:ascii="Arial" w:eastAsiaTheme="majorEastAsia" w:hAnsi="Arial" w:cstheme="majorBidi"/>
      <w:b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557BA7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b">
    <w:name w:val="List Paragraph"/>
    <w:basedOn w:val="a"/>
    <w:uiPriority w:val="34"/>
    <w:qFormat/>
    <w:rsid w:val="0073199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A4887"/>
    <w:rPr>
      <w:rFonts w:ascii="Arial" w:eastAsiaTheme="majorEastAsia" w:hAnsi="Arial" w:cstheme="majorBidi"/>
      <w:sz w:val="24"/>
      <w:szCs w:val="26"/>
    </w:rPr>
  </w:style>
  <w:style w:type="character" w:styleId="ac">
    <w:name w:val="Hyperlink"/>
    <w:basedOn w:val="a0"/>
    <w:uiPriority w:val="99"/>
    <w:unhideWhenUsed/>
    <w:rsid w:val="00361FFE"/>
    <w:rPr>
      <w:color w:val="0000FF"/>
      <w:u w:val="single"/>
    </w:rPr>
  </w:style>
  <w:style w:type="paragraph" w:customStyle="1" w:styleId="ad">
    <w:name w:val="Базовый"/>
    <w:rsid w:val="00530741"/>
    <w:pPr>
      <w:widowControl w:val="0"/>
      <w:suppressAutoHyphens/>
    </w:pPr>
    <w:rPr>
      <w:rFonts w:ascii="FreeSans" w:eastAsia="Droid Sans Fallback" w:hAnsi="FreeSans" w:cs="FreeSans"/>
      <w:sz w:val="24"/>
      <w:szCs w:val="24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6C5DBF"/>
    <w:rPr>
      <w:rFonts w:asciiTheme="majorHAnsi" w:eastAsiaTheme="majorEastAsia" w:hAnsiTheme="majorHAnsi" w:cstheme="majorBidi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52F2C"/>
    <w:rPr>
      <w:rFonts w:asciiTheme="majorHAnsi" w:eastAsiaTheme="majorEastAsia" w:hAnsiTheme="majorHAnsi" w:cstheme="majorBidi"/>
      <w:i/>
      <w:iCs/>
      <w:color w:val="2E74B5" w:themeColor="accent1" w:themeShade="BF"/>
      <w:sz w:val="20"/>
    </w:rPr>
  </w:style>
  <w:style w:type="character" w:customStyle="1" w:styleId="50">
    <w:name w:val="Заголовок 5 Знак"/>
    <w:basedOn w:val="a0"/>
    <w:link w:val="5"/>
    <w:uiPriority w:val="9"/>
    <w:semiHidden/>
    <w:rsid w:val="00552F2C"/>
    <w:rPr>
      <w:rFonts w:asciiTheme="majorHAnsi" w:eastAsiaTheme="majorEastAsia" w:hAnsiTheme="majorHAnsi" w:cstheme="majorBidi"/>
      <w:color w:val="2E74B5" w:themeColor="accent1" w:themeShade="BF"/>
      <w:sz w:val="20"/>
    </w:rPr>
  </w:style>
  <w:style w:type="character" w:customStyle="1" w:styleId="60">
    <w:name w:val="Заголовок 6 Знак"/>
    <w:basedOn w:val="a0"/>
    <w:link w:val="6"/>
    <w:uiPriority w:val="9"/>
    <w:semiHidden/>
    <w:rsid w:val="00552F2C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0"/>
    <w:link w:val="7"/>
    <w:uiPriority w:val="9"/>
    <w:semiHidden/>
    <w:rsid w:val="00552F2C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0"/>
    <w:link w:val="8"/>
    <w:uiPriority w:val="9"/>
    <w:semiHidden/>
    <w:rsid w:val="00552F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52F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D14900"/>
    <w:pPr>
      <w:tabs>
        <w:tab w:val="left" w:pos="440"/>
        <w:tab w:val="right" w:leader="dot" w:pos="10195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D14900"/>
    <w:pPr>
      <w:spacing w:after="100"/>
      <w:ind w:left="198" w:firstLine="0"/>
    </w:pPr>
  </w:style>
  <w:style w:type="paragraph" w:styleId="31">
    <w:name w:val="toc 3"/>
    <w:basedOn w:val="a"/>
    <w:next w:val="a"/>
    <w:autoRedefine/>
    <w:uiPriority w:val="39"/>
    <w:unhideWhenUsed/>
    <w:rsid w:val="00D14900"/>
    <w:pPr>
      <w:spacing w:after="100"/>
      <w:ind w:left="403" w:firstLine="0"/>
    </w:pPr>
  </w:style>
  <w:style w:type="paragraph" w:styleId="ae">
    <w:name w:val="Normal (Web)"/>
    <w:basedOn w:val="a"/>
    <w:uiPriority w:val="99"/>
    <w:rsid w:val="00674AC7"/>
    <w:pPr>
      <w:spacing w:before="120" w:after="60" w:line="240" w:lineRule="auto"/>
      <w:ind w:firstLine="706"/>
    </w:pPr>
    <w:rPr>
      <w:rFonts w:ascii="Times New Roman" w:eastAsia="Times New Roman" w:hAnsi="Times New Roman" w:cs="Times New Roman"/>
      <w:bCs/>
      <w:sz w:val="24"/>
      <w:szCs w:val="24"/>
    </w:rPr>
  </w:style>
  <w:style w:type="character" w:customStyle="1" w:styleId="apple-converted-space">
    <w:name w:val="apple-converted-space"/>
    <w:basedOn w:val="a0"/>
    <w:rsid w:val="00674AC7"/>
  </w:style>
  <w:style w:type="character" w:customStyle="1" w:styleId="label">
    <w:name w:val="label"/>
    <w:basedOn w:val="a0"/>
    <w:rsid w:val="00674AC7"/>
  </w:style>
  <w:style w:type="character" w:customStyle="1" w:styleId="sentence">
    <w:name w:val="sentence"/>
    <w:basedOn w:val="a0"/>
    <w:rsid w:val="00674AC7"/>
  </w:style>
  <w:style w:type="character" w:customStyle="1" w:styleId="-">
    <w:name w:val="Интернет-ссылка"/>
    <w:rsid w:val="00674AC7"/>
    <w:rPr>
      <w:color w:val="000080"/>
      <w:u w:val="single"/>
      <w:lang w:val="ru-RU" w:eastAsia="ru-RU" w:bidi="ru-RU"/>
    </w:rPr>
  </w:style>
  <w:style w:type="character" w:styleId="af">
    <w:name w:val="Emphasis"/>
    <w:uiPriority w:val="20"/>
    <w:qFormat/>
    <w:rsid w:val="00F36E96"/>
    <w:rPr>
      <w:rFonts w:ascii="Arial" w:hAnsi="Arial"/>
      <w:b/>
      <w:spacing w:val="-4"/>
    </w:rPr>
  </w:style>
  <w:style w:type="paragraph" w:styleId="af0">
    <w:name w:val="Balloon Text"/>
    <w:basedOn w:val="a"/>
    <w:link w:val="af1"/>
    <w:uiPriority w:val="99"/>
    <w:semiHidden/>
    <w:unhideWhenUsed/>
    <w:rsid w:val="00A818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A818FD"/>
    <w:rPr>
      <w:rFonts w:ascii="Segoe UI" w:hAnsi="Segoe UI" w:cs="Segoe UI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B87C34"/>
    <w:rPr>
      <w:color w:val="954F72" w:themeColor="followedHyperlink"/>
      <w:u w:val="single"/>
    </w:rPr>
  </w:style>
  <w:style w:type="paragraph" w:customStyle="1" w:styleId="NormalCENTERED">
    <w:name w:val="Normal CENTERED"/>
    <w:basedOn w:val="a"/>
    <w:next w:val="a"/>
    <w:autoRedefine/>
    <w:rsid w:val="0024539D"/>
    <w:pPr>
      <w:spacing w:line="360" w:lineRule="auto"/>
      <w:ind w:firstLine="0"/>
      <w:jc w:val="center"/>
    </w:pPr>
    <w:rPr>
      <w:rFonts w:ascii="Times New Roman" w:eastAsia="MS Mincho" w:hAnsi="Times New Roman" w:cs="Times New Roman"/>
      <w:b/>
      <w:noProof/>
      <w:sz w:val="24"/>
      <w:szCs w:val="28"/>
    </w:rPr>
  </w:style>
  <w:style w:type="paragraph" w:customStyle="1" w:styleId="Heading2LatinArial16pt">
    <w:name w:val="Heading 2 + (Latin) Arial 16 pt"/>
    <w:basedOn w:val="2"/>
    <w:link w:val="Heading2LatinArial16ptChar"/>
    <w:autoRedefine/>
    <w:rsid w:val="00A07604"/>
    <w:pPr>
      <w:keepLines w:val="0"/>
      <w:numPr>
        <w:ilvl w:val="0"/>
        <w:numId w:val="0"/>
      </w:numPr>
      <w:tabs>
        <w:tab w:val="num" w:pos="716"/>
      </w:tabs>
      <w:autoSpaceDE w:val="0"/>
      <w:autoSpaceDN w:val="0"/>
      <w:adjustRightInd w:val="0"/>
      <w:spacing w:before="240" w:after="240" w:line="240" w:lineRule="auto"/>
      <w:ind w:left="716" w:hanging="432"/>
      <w:jc w:val="left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Heading2LatinArial16ptChar">
    <w:name w:val="Heading 2 + (Latin) Arial 16 pt Char"/>
    <w:link w:val="Heading2LatinArial16pt"/>
    <w:rsid w:val="00A07604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StyleHeading4Left0Firstline0">
    <w:name w:val="Style Heading 4 + Left:  0&quot; First line:  0&quot;"/>
    <w:basedOn w:val="4"/>
    <w:rsid w:val="00A07604"/>
    <w:pPr>
      <w:keepLines w:val="0"/>
      <w:numPr>
        <w:ilvl w:val="0"/>
        <w:numId w:val="0"/>
      </w:numPr>
      <w:tabs>
        <w:tab w:val="num" w:pos="2157"/>
      </w:tabs>
      <w:spacing w:before="240" w:after="60" w:line="240" w:lineRule="auto"/>
      <w:ind w:left="1725" w:hanging="648"/>
      <w:jc w:val="center"/>
    </w:pPr>
    <w:rPr>
      <w:rFonts w:ascii="Times New Roman" w:eastAsia="Times New Roman" w:hAnsi="Times New Roman" w:cs="Times New Roman"/>
      <w:bCs/>
      <w:i w:val="0"/>
      <w:iCs w:val="0"/>
      <w:color w:val="auto"/>
      <w:sz w:val="24"/>
      <w:szCs w:val="20"/>
    </w:rPr>
  </w:style>
  <w:style w:type="paragraph" w:customStyle="1" w:styleId="af3">
    <w:name w:val="Рис."/>
    <w:rsid w:val="00D1365D"/>
    <w:pPr>
      <w:widowControl w:val="0"/>
      <w:suppressAutoHyphens/>
      <w:autoSpaceDN w:val="0"/>
      <w:spacing w:after="0" w:line="240" w:lineRule="auto"/>
      <w:jc w:val="both"/>
      <w:textAlignment w:val="baseline"/>
    </w:pPr>
    <w:rPr>
      <w:rFonts w:ascii="Times New Roman" w:eastAsia="Droid Sans Fallback" w:hAnsi="Times New Roman" w:cs="FreeSans"/>
      <w:i/>
      <w:color w:val="44546A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0719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719D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code-keyword">
    <w:name w:val="code-keyword"/>
    <w:basedOn w:val="a0"/>
    <w:rsid w:val="00084FD0"/>
  </w:style>
  <w:style w:type="character" w:customStyle="1" w:styleId="code-quote">
    <w:name w:val="code-quote"/>
    <w:basedOn w:val="a0"/>
    <w:rsid w:val="00084FD0"/>
  </w:style>
  <w:style w:type="character" w:styleId="af4">
    <w:name w:val="annotation reference"/>
    <w:basedOn w:val="a0"/>
    <w:uiPriority w:val="99"/>
    <w:semiHidden/>
    <w:unhideWhenUsed/>
    <w:rsid w:val="004141FC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4141FC"/>
    <w:pPr>
      <w:spacing w:line="240" w:lineRule="auto"/>
    </w:pPr>
    <w:rPr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4141FC"/>
    <w:rPr>
      <w:rFonts w:ascii="Arial" w:hAnsi="Arial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4141FC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4141FC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1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hyperlink" Target="http://localhost:8888/ionadmin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mongodb.com/download-center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hyperlink" Target="https://nodejs.org" TargetMode="External"/><Relationship Id="rId14" Type="http://schemas.openxmlformats.org/officeDocument/2006/relationships/hyperlink" Target="http://localhost:8888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microsoft.com/office/2011/relationships/people" Target="peop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6B6EDB-539F-4B22-9F47-8628DE168E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51</Pages>
  <Words>5155</Words>
  <Characters>29390</Characters>
  <Application>Microsoft Office Word</Application>
  <DocSecurity>0</DocSecurity>
  <Lines>244</Lines>
  <Paragraphs>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Платформа ION</vt:lpstr>
      <vt:lpstr>Платформа ION</vt:lpstr>
    </vt:vector>
  </TitlesOfParts>
  <Company>Модуль единого реестра граждан, поставленных на учет в качестве лиц, имеющих право на предоставление земельных участков в собственность бесплатно на территории края</Company>
  <LinksUpToDate>false</LinksUpToDate>
  <CharactersWithSpaces>34477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Платформа ION</dc:title>
  <dc:subject>Руководство администратора</dc:subject>
  <dc:creator>Андрей Куминов</dc:creator>
  <cp:keywords/>
  <dc:description/>
  <cp:lastModifiedBy>jenev</cp:lastModifiedBy>
  <cp:revision>3</cp:revision>
  <cp:lastPrinted>2017-09-13T07:26:00Z</cp:lastPrinted>
  <dcterms:created xsi:type="dcterms:W3CDTF">2019-05-16T03:22:00Z</dcterms:created>
  <dcterms:modified xsi:type="dcterms:W3CDTF">2019-05-16T04:36:00Z</dcterms:modified>
</cp:coreProperties>
</file>